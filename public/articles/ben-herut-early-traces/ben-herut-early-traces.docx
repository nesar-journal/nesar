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8EC7D" w14:textId="77777777" w:rsidR="009D07EC" w:rsidRDefault="009D07EC" w:rsidP="009D07EC">
      <w:pPr>
        <w:pStyle w:val="MainTitle"/>
        <w:ind w:firstLine="0"/>
        <w:rPr>
          <w:rFonts w:cs="Times Ext Roman"/>
        </w:rPr>
      </w:pPr>
      <w:bookmarkStart w:id="0" w:name="_Hlk101427599"/>
      <w:r>
        <w:rPr>
          <w:rFonts w:cs="Times Ext Roman"/>
        </w:rPr>
        <w:t xml:space="preserve">Early Traces of </w:t>
      </w:r>
      <w:r>
        <w:rPr>
          <w:rFonts w:cs="Times Ext Roman"/>
          <w:i/>
          <w:iCs/>
        </w:rPr>
        <w:t>Vacana</w:t>
      </w:r>
      <w:r>
        <w:rPr>
          <w:rFonts w:cs="Times Ext Roman"/>
        </w:rPr>
        <w:t>s in Kannada Literature</w:t>
      </w:r>
      <w:bookmarkEnd w:id="0"/>
    </w:p>
    <w:p w14:paraId="56654230" w14:textId="77777777" w:rsidR="009D07EC" w:rsidRDefault="009D07EC" w:rsidP="009D07EC">
      <w:pPr>
        <w:ind w:firstLine="0"/>
        <w:jc w:val="center"/>
        <w:rPr>
          <w:rFonts w:cs="Times Ext Roman"/>
        </w:rPr>
      </w:pPr>
      <w:r>
        <w:rPr>
          <w:rFonts w:cs="Times Ext Roman"/>
        </w:rPr>
        <w:t>Gil Ben-Herut, University of South Florida</w:t>
      </w:r>
      <w:r>
        <w:rPr>
          <w:rStyle w:val="FootnoteReference"/>
        </w:rPr>
        <w:footnoteReference w:customMarkFollows="1" w:id="1"/>
        <w:t>*</w:t>
      </w:r>
    </w:p>
    <w:p w14:paraId="05A90FEC" w14:textId="77777777" w:rsidR="009D07EC" w:rsidRDefault="009D07EC" w:rsidP="009D07EC">
      <w:pPr>
        <w:ind w:firstLine="0"/>
        <w:rPr>
          <w:rFonts w:cs="Times Ext Roman"/>
        </w:rPr>
      </w:pPr>
    </w:p>
    <w:p w14:paraId="41D4741A" w14:textId="77777777" w:rsidR="009D07EC" w:rsidRDefault="009D07EC" w:rsidP="009D07EC">
      <w:pPr>
        <w:ind w:firstLine="0"/>
        <w:rPr>
          <w:rFonts w:cs="Times Ext Roman"/>
        </w:rPr>
      </w:pPr>
      <w:r>
        <w:rPr>
          <w:rFonts w:cs="Times Ext Roman"/>
        </w:rPr>
        <w:t xml:space="preserve">Many people see the </w:t>
      </w:r>
      <w:r>
        <w:rPr>
          <w:rFonts w:cs="Times Ext Roman"/>
          <w:i/>
          <w:iCs/>
        </w:rPr>
        <w:t>vacana</w:t>
      </w:r>
      <w:r>
        <w:rPr>
          <w:rFonts w:cs="Times Ext Roman"/>
        </w:rPr>
        <w:t xml:space="preserve">s, short devotional poems in the Kannada language that started to be composed in the twelfth century, as </w:t>
      </w:r>
      <w:r>
        <w:rPr>
          <w:rFonts w:cs="Times Ext Roman"/>
          <w:i/>
          <w:iCs/>
        </w:rPr>
        <w:t>the</w:t>
      </w:r>
      <w:r>
        <w:rPr>
          <w:rFonts w:cs="Times Ext Roman"/>
        </w:rPr>
        <w:t xml:space="preserve"> major vehicle of the attitudes, values, and practices of one of the region’s most prominent religious traditions, known as “Vīraśaiva” or “Liṅgāyat” (the relationship between the two terms being historically complicated). The </w:t>
      </w:r>
      <w:r>
        <w:rPr>
          <w:rFonts w:cs="Times Ext Roman"/>
          <w:i/>
          <w:iCs/>
        </w:rPr>
        <w:t>vacana</w:t>
      </w:r>
      <w:r>
        <w:rPr>
          <w:rFonts w:cs="Times Ext Roman"/>
        </w:rPr>
        <w:t>s are central to the identity of this tradition, and as such they play a major role in the ongoing controversy about whether the tradition is a part of “Hinduism” more broadly or stands apart from it.</w:t>
      </w:r>
      <w:r>
        <w:rPr>
          <w:rStyle w:val="FootnoteReference"/>
          <w:rFonts w:cs="Times Ext Roman"/>
        </w:rPr>
        <w:footnoteReference w:id="2"/>
      </w:r>
      <w:r>
        <w:rPr>
          <w:rFonts w:cs="Times Ext Roman"/>
        </w:rPr>
        <w:t xml:space="preserve"> But even outside of this religious tradition the </w:t>
      </w:r>
      <w:r>
        <w:rPr>
          <w:rFonts w:cs="Times Ext Roman"/>
          <w:i/>
          <w:iCs/>
        </w:rPr>
        <w:t>vacana</w:t>
      </w:r>
      <w:r>
        <w:rPr>
          <w:rFonts w:cs="Times Ext Roman"/>
        </w:rPr>
        <w:t>s are enormously popular among the Kannada-speaking public.</w:t>
      </w:r>
      <w:r>
        <w:rPr>
          <w:rStyle w:val="FootnoteReference"/>
          <w:rFonts w:cs="Times Ext Roman"/>
        </w:rPr>
        <w:footnoteReference w:id="3"/>
      </w:r>
      <w:r>
        <w:rPr>
          <w:rFonts w:cs="Times Ext Roman"/>
        </w:rPr>
        <w:t xml:space="preserve"> The translations of selected </w:t>
      </w:r>
      <w:r>
        <w:rPr>
          <w:rFonts w:cs="Times Ext Roman"/>
          <w:i/>
          <w:iCs/>
        </w:rPr>
        <w:t>vacana</w:t>
      </w:r>
      <w:r>
        <w:rPr>
          <w:rFonts w:cs="Times Ext Roman"/>
        </w:rPr>
        <w:t>s into English by A. K. Ramanujan in 1973 presented them to a global audience as evidence of spiritual and social rebellion against oppression by the social and religious mainstream in a way that anticipates modern and Western values.</w:t>
      </w:r>
      <w:r>
        <w:rPr>
          <w:rStyle w:val="FootnoteReference"/>
          <w:rFonts w:cs="Times Ext Roman"/>
        </w:rPr>
        <w:footnoteReference w:id="4"/>
      </w:r>
      <w:r>
        <w:rPr>
          <w:rFonts w:cs="Times Ext Roman"/>
        </w:rPr>
        <w:t xml:space="preserve"> Ramanujan did not invent this reception of the </w:t>
      </w:r>
      <w:r>
        <w:rPr>
          <w:rFonts w:cs="Times Ext Roman"/>
          <w:i/>
          <w:iCs/>
        </w:rPr>
        <w:t>vacana</w:t>
      </w:r>
      <w:r>
        <w:rPr>
          <w:rFonts w:cs="Times Ext Roman"/>
        </w:rPr>
        <w:t xml:space="preserve">s, however; since the late colonial period they had been mobilized for various social and political movements. Today, people quote them in support of a range of positions: for individual devotion and against blind ritualism and superstition; for personal spirituality unfettered by religious orthodoxy; for social upliftment and against the oppression of marginalized groups; for women’s rights, and more. </w:t>
      </w:r>
    </w:p>
    <w:p w14:paraId="0E76D919" w14:textId="77777777" w:rsidR="009D07EC" w:rsidRDefault="009D07EC" w:rsidP="009D07EC">
      <w:pPr>
        <w:rPr>
          <w:rFonts w:cs="Times Ext Roman"/>
        </w:rPr>
      </w:pPr>
      <w:r>
        <w:rPr>
          <w:rFonts w:cs="Times Ext Roman"/>
        </w:rPr>
        <w:t xml:space="preserve">Examples of invoking </w:t>
      </w:r>
      <w:r>
        <w:rPr>
          <w:rFonts w:cs="Times Ext Roman"/>
          <w:i/>
          <w:iCs/>
        </w:rPr>
        <w:t>vacana</w:t>
      </w:r>
      <w:r>
        <w:rPr>
          <w:rFonts w:cs="Times Ext Roman"/>
        </w:rPr>
        <w:t>s as a premodern precursor to modern and progressive values abound.</w:t>
      </w:r>
      <w:r>
        <w:rPr>
          <w:rStyle w:val="FootnoteReference"/>
          <w:rFonts w:cs="Times Ext Roman"/>
        </w:rPr>
        <w:footnoteReference w:id="5"/>
      </w:r>
      <w:r>
        <w:rPr>
          <w:rFonts w:cs="Times Ext Roman"/>
        </w:rPr>
        <w:t xml:space="preserve"> But there are also those who read </w:t>
      </w:r>
      <w:r>
        <w:rPr>
          <w:rFonts w:cs="Times Ext Roman"/>
          <w:i/>
          <w:iCs/>
        </w:rPr>
        <w:t>vacana</w:t>
      </w:r>
      <w:r>
        <w:rPr>
          <w:rFonts w:cs="Times Ext Roman"/>
        </w:rPr>
        <w:t xml:space="preserve">s differently. Against the movement to separate the Liṅgāyat tradition from Hinduism, some scholars quote </w:t>
      </w:r>
      <w:r>
        <w:rPr>
          <w:rFonts w:cs="Times Ext Roman"/>
          <w:i/>
          <w:iCs/>
        </w:rPr>
        <w:t>vacana</w:t>
      </w:r>
      <w:r>
        <w:rPr>
          <w:rFonts w:cs="Times Ext Roman"/>
        </w:rPr>
        <w:t xml:space="preserve">s to emphasize the tradition’s continuity with other Hindu traditions; some claim, too, that the </w:t>
      </w:r>
      <w:r>
        <w:rPr>
          <w:rFonts w:cs="Times Ext Roman"/>
          <w:i/>
          <w:iCs/>
        </w:rPr>
        <w:t>vacana</w:t>
      </w:r>
      <w:r>
        <w:rPr>
          <w:rFonts w:cs="Times Ext Roman"/>
        </w:rPr>
        <w:t xml:space="preserve">s quoted in support of progressive values are </w:t>
      </w:r>
      <w:r>
        <w:rPr>
          <w:rFonts w:cs="Times Ext Roman"/>
        </w:rPr>
        <w:lastRenderedPageBreak/>
        <w:t>inauthentic.</w:t>
      </w:r>
      <w:r>
        <w:rPr>
          <w:rStyle w:val="FootnoteReference"/>
          <w:rFonts w:cs="Times Ext Roman"/>
        </w:rPr>
        <w:footnoteReference w:id="6"/>
      </w:r>
    </w:p>
    <w:p w14:paraId="00734AC9" w14:textId="77777777" w:rsidR="009D07EC" w:rsidRDefault="009D07EC" w:rsidP="009D07EC">
      <w:pPr>
        <w:ind w:firstLine="0"/>
        <w:rPr>
          <w:rFonts w:cs="Times Ext Roman"/>
        </w:rPr>
      </w:pPr>
      <w:r>
        <w:rPr>
          <w:rFonts w:cs="Times Ext Roman"/>
        </w:rPr>
        <w:tab/>
        <w:t xml:space="preserve">A handful of scholars have pointed out the open-endedness with which </w:t>
      </w:r>
      <w:r>
        <w:rPr>
          <w:rFonts w:cs="Times Ext Roman"/>
          <w:i/>
          <w:iCs/>
        </w:rPr>
        <w:t>vacana</w:t>
      </w:r>
      <w:r>
        <w:rPr>
          <w:rFonts w:cs="Times Ext Roman"/>
        </w:rPr>
        <w:t>s are read and the interests that have shaped the multiple interpretations mentioned above.</w:t>
      </w:r>
      <w:r>
        <w:rPr>
          <w:rStyle w:val="FootnoteReference"/>
          <w:rFonts w:cs="Times Ext Roman"/>
        </w:rPr>
        <w:footnoteReference w:id="7"/>
      </w:r>
      <w:r>
        <w:rPr>
          <w:rFonts w:cs="Times Ext Roman"/>
        </w:rPr>
        <w:t xml:space="preserve"> But some part of the</w:t>
      </w:r>
      <w:r>
        <w:rPr>
          <w:rFonts w:cs="Times Ext Roman"/>
          <w:i/>
          <w:iCs/>
        </w:rPr>
        <w:t xml:space="preserve"> interpretive </w:t>
      </w:r>
      <w:r>
        <w:rPr>
          <w:rFonts w:cs="Times Ext Roman"/>
        </w:rPr>
        <w:t>controversy of what the</w:t>
      </w:r>
      <w:r>
        <w:rPr>
          <w:rFonts w:cs="Times Ext Roman"/>
          <w:i/>
          <w:iCs/>
        </w:rPr>
        <w:t xml:space="preserve"> vacana</w:t>
      </w:r>
      <w:r>
        <w:rPr>
          <w:rFonts w:cs="Times Ext Roman"/>
        </w:rPr>
        <w:t xml:space="preserve">s are “really” about—although clearly not the entire controversy—rests on the </w:t>
      </w:r>
      <w:r>
        <w:rPr>
          <w:rFonts w:cs="Times Ext Roman"/>
          <w:i/>
          <w:iCs/>
        </w:rPr>
        <w:t>philological</w:t>
      </w:r>
      <w:r>
        <w:rPr>
          <w:rFonts w:cs="Times Ext Roman"/>
        </w:rPr>
        <w:t xml:space="preserve"> question of the “authenticity” of the texts themselves. When we experience a </w:t>
      </w:r>
      <w:r>
        <w:rPr>
          <w:rFonts w:cs="Times Ext Roman"/>
          <w:i/>
          <w:iCs/>
        </w:rPr>
        <w:t>vacana</w:t>
      </w:r>
      <w:r>
        <w:rPr>
          <w:rFonts w:cs="Times Ext Roman"/>
        </w:rPr>
        <w:t xml:space="preserve">, either in Kannada or in translation, either printed in a book, or performed to Hindustani or Carnatic music, how, if at all, do we account for the history of the text that we are experiencing? The uncritical attribution of the entire corpus to poet-saints of the twelfth century has led to a certain complacency, even on the part of scholars, as if the texts have come to us (or our eyes) directly from the twelfth century. Yet it is readily acknowledged that they have come to us through a long and winding journey across time and media. We are still learning about the </w:t>
      </w:r>
      <w:r>
        <w:rPr>
          <w:rFonts w:cs="Times Ext Roman"/>
          <w:i/>
          <w:iCs/>
        </w:rPr>
        <w:t>vacana</w:t>
      </w:r>
      <w:r>
        <w:rPr>
          <w:rFonts w:cs="Times Ext Roman"/>
        </w:rPr>
        <w:t>s’ textual history, and already it is clear that this body of songs has undergone heavy editing and reformulation at different points.</w:t>
      </w:r>
      <w:commentRangeStart w:id="1"/>
      <w:r>
        <w:rPr>
          <w:rStyle w:val="FootnoteReference"/>
          <w:rFonts w:cs="Times Ext Roman"/>
        </w:rPr>
        <w:footnoteReference w:id="8"/>
      </w:r>
      <w:commentRangeEnd w:id="1"/>
      <w:r w:rsidR="00E3046D">
        <w:rPr>
          <w:rStyle w:val="CommentReference"/>
        </w:rPr>
        <w:commentReference w:id="1"/>
      </w:r>
    </w:p>
    <w:p w14:paraId="6208A50F" w14:textId="77777777" w:rsidR="009D07EC" w:rsidRDefault="009D07EC" w:rsidP="009D07EC">
      <w:r>
        <w:t xml:space="preserve">To read </w:t>
      </w:r>
      <w:r>
        <w:rPr>
          <w:i/>
          <w:iCs/>
        </w:rPr>
        <w:t>vacana</w:t>
      </w:r>
      <w:r>
        <w:t xml:space="preserve">s critically means to consider their complex history of transmission and dissemination over roughly eight centuries or so. This history is punctuated by dramatic shifts in how </w:t>
      </w:r>
      <w:r>
        <w:rPr>
          <w:i/>
          <w:iCs/>
        </w:rPr>
        <w:t>vacana</w:t>
      </w:r>
      <w:r>
        <w:t xml:space="preserve">s were handled. For example, they were collected, edited, and written down as texts for the first time only in the fifteenth century. Until that important moment, the </w:t>
      </w:r>
      <w:r>
        <w:rPr>
          <w:i/>
          <w:iCs/>
        </w:rPr>
        <w:t>vacana</w:t>
      </w:r>
      <w:r>
        <w:t>s were transmitted from one generation to the next in oral recitations and performances, perhaps with the aid of written notes—a practice that inherently implies textual malleability and that apparently went on for a period of about three hundred years.</w:t>
      </w:r>
      <w:r>
        <w:rPr>
          <w:rStyle w:val="FootnoteReference"/>
          <w:rFonts w:cs="Times Ext Roman"/>
        </w:rPr>
        <w:footnoteReference w:id="9"/>
      </w:r>
      <w:r>
        <w:t xml:space="preserve"> Another important moment in the history of the </w:t>
      </w:r>
      <w:r>
        <w:rPr>
          <w:i/>
          <w:iCs/>
        </w:rPr>
        <w:t>vacana</w:t>
      </w:r>
      <w:r>
        <w:t xml:space="preserve">s started from 1870, with their early print publications: these publications involved the heavy-handed work of culling, reframing, and even rewriting that was guided by contemporary political, social, and cultural agents in the colonial and, </w:t>
      </w:r>
      <w:r>
        <w:lastRenderedPageBreak/>
        <w:t>later, the post-colonial, periods.</w:t>
      </w:r>
      <w:r>
        <w:rPr>
          <w:rStyle w:val="FootnoteReference"/>
          <w:rFonts w:cs="Times Ext Roman"/>
        </w:rPr>
        <w:footnoteReference w:id="10"/>
      </w:r>
      <w:r>
        <w:t xml:space="preserve"> Paradoxically, such historical interventions in the </w:t>
      </w:r>
      <w:r>
        <w:rPr>
          <w:i/>
          <w:iCs/>
        </w:rPr>
        <w:t>textuality</w:t>
      </w:r>
      <w:r>
        <w:t xml:space="preserve"> of the </w:t>
      </w:r>
      <w:r>
        <w:rPr>
          <w:i/>
          <w:iCs/>
        </w:rPr>
        <w:t>vacana</w:t>
      </w:r>
      <w:r>
        <w:t xml:space="preserve">s—starting with recording them in manuscripts, then fixing them in printed books, and now making them available in digital media—have contributed to the widespread presumption that </w:t>
      </w:r>
      <w:r>
        <w:rPr>
          <w:i/>
          <w:iCs/>
        </w:rPr>
        <w:t>vacana</w:t>
      </w:r>
      <w:r>
        <w:t xml:space="preserve">s are and have always been an integral and natural part of what we think of as “premodern Kannada literature,” independently of cultural and religious practices, of performances, and of the various interpretations of and responses (or lack thereof) to the </w:t>
      </w:r>
      <w:r>
        <w:rPr>
          <w:i/>
          <w:iCs/>
        </w:rPr>
        <w:t>vacana</w:t>
      </w:r>
      <w:r>
        <w:t xml:space="preserve">s throughout this circuitous history. </w:t>
      </w:r>
    </w:p>
    <w:p w14:paraId="00B11874" w14:textId="77777777" w:rsidR="009D07EC" w:rsidRDefault="009D07EC" w:rsidP="009D07EC">
      <w:r>
        <w:t xml:space="preserve">Whether intentionally or not, </w:t>
      </w:r>
      <w:r>
        <w:rPr>
          <w:i/>
          <w:iCs/>
        </w:rPr>
        <w:t>vacana</w:t>
      </w:r>
      <w:r>
        <w:t xml:space="preserve">s are almost always presented to their readers and audiences without the apparatus of textual criticism and as the </w:t>
      </w:r>
      <w:r>
        <w:rPr>
          <w:i/>
          <w:iCs/>
        </w:rPr>
        <w:t>ipsissima verba</w:t>
      </w:r>
      <w:r>
        <w:t xml:space="preserve"> of twelfth-century poet-saints. This is true not only with regard to translations of </w:t>
      </w:r>
      <w:r>
        <w:rPr>
          <w:i/>
          <w:iCs/>
        </w:rPr>
        <w:t>vacana</w:t>
      </w:r>
      <w:r>
        <w:t>s but also to publications in Kannada.</w:t>
      </w:r>
      <w:r>
        <w:rPr>
          <w:rStyle w:val="FootnoteReference"/>
        </w:rPr>
        <w:footnoteReference w:id="11"/>
      </w:r>
      <w:r>
        <w:t xml:space="preserve"> In many of these publications, issues such as textual sources and manuscript variation are briefly dealt with in the introduction, if at all, while the </w:t>
      </w:r>
      <w:r>
        <w:rPr>
          <w:i/>
          <w:iCs/>
        </w:rPr>
        <w:t>vacana</w:t>
      </w:r>
      <w:r>
        <w:t xml:space="preserve">s in the body of the publication are rendered without the apparatus of alternative readings. This practice speaks of the exceptional popularity of the </w:t>
      </w:r>
      <w:r>
        <w:rPr>
          <w:i/>
          <w:iCs/>
        </w:rPr>
        <w:t>vacana</w:t>
      </w:r>
      <w:r>
        <w:t xml:space="preserve">s and their unique appeal to large audiences, but it also contributes to the general obfuscation of complexities in the history and textuality of the </w:t>
      </w:r>
      <w:r>
        <w:rPr>
          <w:i/>
          <w:iCs/>
        </w:rPr>
        <w:t>vacana</w:t>
      </w:r>
      <w:r>
        <w:t xml:space="preserve">s. A good case in point for this is the extensive edition of the </w:t>
      </w:r>
      <w:r>
        <w:rPr>
          <w:i/>
          <w:iCs/>
        </w:rPr>
        <w:t>vacana</w:t>
      </w:r>
      <w:r>
        <w:t xml:space="preserve">s edited by </w:t>
      </w:r>
      <w:r w:rsidRPr="00AF3A54">
        <w:t>Eṁ</w:t>
      </w:r>
      <w:r>
        <w:t xml:space="preserve">. </w:t>
      </w:r>
      <w:r w:rsidRPr="00AF3A54">
        <w:t>Eṁ</w:t>
      </w:r>
      <w:r>
        <w:t xml:space="preserve">. Kalaburgi, which contains fifteen volumes. This popular edition was reprinted several times and is commonly used for accessing </w:t>
      </w:r>
      <w:r>
        <w:rPr>
          <w:i/>
          <w:iCs/>
        </w:rPr>
        <w:t>vacana</w:t>
      </w:r>
      <w:r>
        <w:t xml:space="preserve">s. In the introduction to the first volume, Kalaburgi lists the sources he used for this publication and provides examples of text variations in fourteen </w:t>
      </w:r>
      <w:r>
        <w:rPr>
          <w:i/>
          <w:iCs/>
        </w:rPr>
        <w:t>vacana</w:t>
      </w:r>
      <w:r>
        <w:t>s, adding an explanation for why a specific variation is, to the editorial board, the “correct one.”</w:t>
      </w:r>
      <w:r>
        <w:rPr>
          <w:rStyle w:val="FootnoteReference"/>
        </w:rPr>
        <w:footnoteReference w:id="12"/>
      </w:r>
      <w:r>
        <w:t xml:space="preserve"> But the 1,414 </w:t>
      </w:r>
      <w:r>
        <w:rPr>
          <w:i/>
          <w:iCs/>
        </w:rPr>
        <w:t>vacana</w:t>
      </w:r>
      <w:r>
        <w:t>s in the</w:t>
      </w:r>
      <w:r>
        <w:rPr>
          <w:i/>
          <w:iCs/>
        </w:rPr>
        <w:t xml:space="preserve"> </w:t>
      </w:r>
      <w:r>
        <w:t xml:space="preserve">body of this publication have no indication of these editorial choices. Furthermore, the historical possibilities embedded in the existence of the variations are never considered, and questions about the textuality of the </w:t>
      </w:r>
      <w:r>
        <w:rPr>
          <w:i/>
          <w:iCs/>
        </w:rPr>
        <w:t>vacana</w:t>
      </w:r>
      <w:r>
        <w:t>s before they were collected in manuscripts are absent altogether.</w:t>
      </w:r>
    </w:p>
    <w:p w14:paraId="2503DD94" w14:textId="77777777" w:rsidR="009D07EC" w:rsidRDefault="009D07EC" w:rsidP="009D07EC">
      <w:pPr>
        <w:ind w:firstLine="0"/>
        <w:rPr>
          <w:rFonts w:cs="Times Ext Roman"/>
        </w:rPr>
      </w:pPr>
      <w:r>
        <w:rPr>
          <w:rFonts w:cs="Times Ext Roman"/>
          <w:i/>
          <w:iCs/>
        </w:rPr>
        <w:tab/>
        <w:t>Vacana</w:t>
      </w:r>
      <w:r>
        <w:rPr>
          <w:rFonts w:cs="Times Ext Roman"/>
        </w:rPr>
        <w:t xml:space="preserve">s are thought of by many today as an outstanding form of Kannada literature. But this appreciation appears to be a late one. In the first centuries after the appearance of </w:t>
      </w:r>
      <w:r>
        <w:rPr>
          <w:rFonts w:cs="Times Ext Roman"/>
          <w:i/>
          <w:iCs/>
        </w:rPr>
        <w:t>vacana</w:t>
      </w:r>
      <w:r>
        <w:rPr>
          <w:rFonts w:cs="Times Ext Roman"/>
        </w:rPr>
        <w:t xml:space="preserve">s, very few Śaiva </w:t>
      </w:r>
      <w:r>
        <w:rPr>
          <w:rFonts w:cs="Times Ext Roman"/>
        </w:rPr>
        <w:lastRenderedPageBreak/>
        <w:t>authors minimally refer to them and the literati outside the circle of Śaiva devotees never make any mention of them.</w:t>
      </w:r>
      <w:r>
        <w:rPr>
          <w:rStyle w:val="FootnoteReference"/>
          <w:rFonts w:cs="Times Ext Roman"/>
        </w:rPr>
        <w:footnoteReference w:id="13"/>
      </w:r>
      <w:r>
        <w:rPr>
          <w:rFonts w:cs="Times Ext Roman"/>
        </w:rPr>
        <w:t xml:space="preserve"> The idea that the </w:t>
      </w:r>
      <w:r>
        <w:rPr>
          <w:rFonts w:cs="Times Ext Roman"/>
          <w:i/>
          <w:iCs/>
        </w:rPr>
        <w:t>vacana</w:t>
      </w:r>
      <w:r>
        <w:rPr>
          <w:rFonts w:cs="Times Ext Roman"/>
        </w:rPr>
        <w:t xml:space="preserve">s were not considered a literary event in their own time was articulated in 2005 in an unpublished dissertation by Prithvi Datta Chandra Shobhi that locates the textualization of </w:t>
      </w:r>
      <w:r>
        <w:rPr>
          <w:rFonts w:cs="Times Ext Roman"/>
          <w:i/>
          <w:iCs/>
        </w:rPr>
        <w:t>vacana</w:t>
      </w:r>
      <w:r>
        <w:rPr>
          <w:rFonts w:cs="Times Ext Roman"/>
        </w:rPr>
        <w:t>s in the rise of the Viraktas of the fifteen century, during the Vijayanagara period. Chandra Shobhi writes:</w:t>
      </w:r>
    </w:p>
    <w:p w14:paraId="20583C87" w14:textId="77777777" w:rsidR="009D07EC" w:rsidRDefault="009D07EC" w:rsidP="009D07EC">
      <w:pPr>
        <w:pStyle w:val="Quote"/>
        <w:rPr>
          <w:rFonts w:cs="Times Ext Roman"/>
        </w:rPr>
      </w:pPr>
      <w:r>
        <w:rPr>
          <w:rFonts w:cs="Times Ext Roman"/>
        </w:rPr>
        <w:t>Even in the pre-</w:t>
      </w:r>
      <w:r>
        <w:rPr>
          <w:rFonts w:cs="Times Ext Roman"/>
          <w:i/>
          <w:iCs/>
        </w:rPr>
        <w:t xml:space="preserve">virakta </w:t>
      </w:r>
      <w:r>
        <w:rPr>
          <w:rFonts w:cs="Times Ext Roman"/>
        </w:rPr>
        <w:t xml:space="preserve">narratives on the lives of the </w:t>
      </w:r>
      <w:r>
        <w:rPr>
          <w:rFonts w:cs="Times Ext Roman"/>
          <w:i/>
          <w:iCs/>
        </w:rPr>
        <w:t>vacanakāra</w:t>
      </w:r>
      <w:r>
        <w:rPr>
          <w:rFonts w:cs="Times Ext Roman"/>
        </w:rPr>
        <w:t>s [</w:t>
      </w:r>
      <w:r>
        <w:rPr>
          <w:rFonts w:cs="Times Ext Roman"/>
          <w:i/>
          <w:iCs/>
        </w:rPr>
        <w:t>vacana</w:t>
      </w:r>
      <w:r>
        <w:rPr>
          <w:rFonts w:cs="Times Ext Roman"/>
        </w:rPr>
        <w:t xml:space="preserve">-composers], nowhere are </w:t>
      </w:r>
      <w:r>
        <w:rPr>
          <w:rFonts w:cs="Times Ext Roman"/>
          <w:i/>
          <w:iCs/>
        </w:rPr>
        <w:t>vacana</w:t>
      </w:r>
      <w:r>
        <w:rPr>
          <w:rFonts w:cs="Times Ext Roman"/>
        </w:rPr>
        <w:t xml:space="preserve">s mentioned or quoted. It appears as if until the fifteenth century, neither Śaiva authors nor for that matter others recognized and valued </w:t>
      </w:r>
      <w:r>
        <w:rPr>
          <w:rFonts w:cs="Times Ext Roman"/>
          <w:i/>
          <w:iCs/>
        </w:rPr>
        <w:t>vacanakāra</w:t>
      </w:r>
      <w:r>
        <w:rPr>
          <w:rFonts w:cs="Times Ext Roman"/>
        </w:rPr>
        <w:t xml:space="preserve">s as the authors of </w:t>
      </w:r>
      <w:r>
        <w:rPr>
          <w:rFonts w:cs="Times Ext Roman"/>
          <w:i/>
          <w:iCs/>
        </w:rPr>
        <w:t>vacana</w:t>
      </w:r>
      <w:r>
        <w:rPr>
          <w:rFonts w:cs="Times Ext Roman"/>
        </w:rPr>
        <w:t>s.</w:t>
      </w:r>
      <w:r>
        <w:rPr>
          <w:rStyle w:val="FootnoteReference"/>
          <w:rFonts w:cs="Times Ext Roman"/>
        </w:rPr>
        <w:footnoteReference w:id="14"/>
      </w:r>
    </w:p>
    <w:p w14:paraId="7416CA23" w14:textId="77777777" w:rsidR="009D07EC" w:rsidRDefault="009D07EC" w:rsidP="009D07EC">
      <w:pPr>
        <w:pStyle w:val="Quote"/>
        <w:rPr>
          <w:rFonts w:cs="Times Ext Roman"/>
        </w:rPr>
      </w:pPr>
    </w:p>
    <w:p w14:paraId="2955A707" w14:textId="77777777" w:rsidR="009D07EC" w:rsidRDefault="009D07EC" w:rsidP="009D07EC">
      <w:pPr>
        <w:ind w:firstLine="0"/>
      </w:pPr>
      <w:r>
        <w:t xml:space="preserve">Chandra Shobhi argues that we do not have access to the </w:t>
      </w:r>
      <w:r>
        <w:rPr>
          <w:i/>
          <w:iCs/>
        </w:rPr>
        <w:t>vacana</w:t>
      </w:r>
      <w:r>
        <w:t xml:space="preserve">s before the fifteenth century—supposedly the first time they appeared in writing—and that the silence by earlier Śaiva authors is indicative of their lack of recognition or appreciation of the </w:t>
      </w:r>
      <w:r>
        <w:rPr>
          <w:i/>
          <w:iCs/>
        </w:rPr>
        <w:t>vacana</w:t>
      </w:r>
      <w:r>
        <w:t>s</w:t>
      </w:r>
      <w:r>
        <w:rPr>
          <w:i/>
          <w:iCs/>
        </w:rPr>
        <w:t xml:space="preserve"> </w:t>
      </w:r>
      <w:r>
        <w:t xml:space="preserve">and of the </w:t>
      </w:r>
      <w:r>
        <w:rPr>
          <w:i/>
          <w:iCs/>
        </w:rPr>
        <w:t>vacanakāra</w:t>
      </w:r>
      <w:r>
        <w:t>s,</w:t>
      </w:r>
      <w:r>
        <w:rPr>
          <w:i/>
          <w:iCs/>
        </w:rPr>
        <w:t xml:space="preserve"> </w:t>
      </w:r>
      <w:r>
        <w:t xml:space="preserve">their composers, as such. Chandra Shobhi presents a radical alternative to the popular reading of the </w:t>
      </w:r>
      <w:r>
        <w:rPr>
          <w:i/>
          <w:iCs/>
        </w:rPr>
        <w:t>vacana</w:t>
      </w:r>
      <w:r>
        <w:t xml:space="preserve">s as authentic testimonies of the twelfth century, arguing that the absence of any textual source before the fifteenth century means there is no direct access to </w:t>
      </w:r>
      <w:r>
        <w:rPr>
          <w:i/>
          <w:iCs/>
        </w:rPr>
        <w:t>vacana</w:t>
      </w:r>
      <w:r>
        <w:t xml:space="preserve">s of the twelfth century. Accordingly, Chandra Shobhi goes on the analyze in his dissertation the massive textualization of the </w:t>
      </w:r>
      <w:r>
        <w:rPr>
          <w:i/>
          <w:iCs/>
        </w:rPr>
        <w:t xml:space="preserve">vacanas </w:t>
      </w:r>
      <w:r>
        <w:t>in the fifteenth century as the earliest moment for making a cultural sense of these poems, one which reflected communal anxieties of Vīraśaiva communities of that period.</w:t>
      </w:r>
    </w:p>
    <w:p w14:paraId="55F56E9D" w14:textId="77777777" w:rsidR="009D07EC" w:rsidRDefault="009D07EC" w:rsidP="009D07EC">
      <w:pPr>
        <w:ind w:firstLine="0"/>
        <w:rPr>
          <w:rFonts w:cs="Times Ext Roman"/>
        </w:rPr>
      </w:pPr>
      <w:r>
        <w:rPr>
          <w:rFonts w:cs="Times Ext Roman"/>
        </w:rPr>
        <w:tab/>
        <w:t xml:space="preserve">In this article I probe a portion of the early Śaiva narratives that Chandra Shobhi refers to in the above quotation, specifically life stories of </w:t>
      </w:r>
      <w:r>
        <w:rPr>
          <w:rFonts w:cs="Times Ext Roman"/>
          <w:i/>
          <w:iCs/>
        </w:rPr>
        <w:t>vacanakāra</w:t>
      </w:r>
      <w:r>
        <w:rPr>
          <w:rFonts w:cs="Times Ext Roman"/>
        </w:rPr>
        <w:t xml:space="preserve">s and their associates. I show that, contrary to Candra Shobhi’s claim, these texts </w:t>
      </w:r>
      <w:r w:rsidRPr="00EC0FE6">
        <w:rPr>
          <w:rFonts w:cs="Times Ext Roman"/>
          <w:i/>
          <w:iCs/>
        </w:rPr>
        <w:t>do</w:t>
      </w:r>
      <w:r>
        <w:rPr>
          <w:rFonts w:cs="Times Ext Roman"/>
        </w:rPr>
        <w:t xml:space="preserve"> contain descriptions and quotations of what we recognize today as </w:t>
      </w:r>
      <w:r>
        <w:rPr>
          <w:rFonts w:cs="Times Ext Roman"/>
          <w:i/>
          <w:iCs/>
        </w:rPr>
        <w:t>vacana</w:t>
      </w:r>
      <w:r>
        <w:rPr>
          <w:rFonts w:cs="Times Ext Roman"/>
        </w:rPr>
        <w:t xml:space="preserve">s. Significantly, however, these references are infrequent in the examined set of stories and are sometimes incomplete, inconclusive, or obscure. These findings do not sit well with the popular </w:t>
      </w:r>
      <w:r>
        <w:rPr>
          <w:rFonts w:cs="Times Ext Roman"/>
        </w:rPr>
        <w:lastRenderedPageBreak/>
        <w:t xml:space="preserve">wholesale embrace of the </w:t>
      </w:r>
      <w:r>
        <w:rPr>
          <w:rFonts w:cs="Times Ext Roman"/>
          <w:i/>
          <w:iCs/>
        </w:rPr>
        <w:t>vacana</w:t>
      </w:r>
      <w:r>
        <w:rPr>
          <w:rFonts w:cs="Times Ext Roman"/>
        </w:rPr>
        <w:t xml:space="preserve">s as products of the twelfth century nor with the categorical doubt that Chandra Shobhi casts regarding the possibility of having a “direct access” to the </w:t>
      </w:r>
      <w:r>
        <w:rPr>
          <w:rFonts w:cs="Times Ext Roman"/>
          <w:i/>
          <w:iCs/>
        </w:rPr>
        <w:t>vacana</w:t>
      </w:r>
      <w:r>
        <w:rPr>
          <w:rFonts w:cs="Times Ext Roman"/>
        </w:rPr>
        <w:t xml:space="preserve">s before the intervention of the Viraktas. Instead, the findings presented in this article lead to a more fine-grained understanding of the </w:t>
      </w:r>
      <w:r>
        <w:rPr>
          <w:rFonts w:cs="Times Ext Roman"/>
          <w:i/>
          <w:iCs/>
        </w:rPr>
        <w:t>vacana</w:t>
      </w:r>
      <w:r>
        <w:rPr>
          <w:rFonts w:cs="Times Ext Roman"/>
        </w:rPr>
        <w:t xml:space="preserve">s’ textual reception before the fifteenth century, according to which the </w:t>
      </w:r>
      <w:r>
        <w:rPr>
          <w:rFonts w:cs="Times Ext Roman"/>
          <w:i/>
          <w:iCs/>
        </w:rPr>
        <w:t>vacana</w:t>
      </w:r>
      <w:r>
        <w:rPr>
          <w:rFonts w:cs="Times Ext Roman"/>
        </w:rPr>
        <w:t xml:space="preserve">s, though certainly present in the early hagiographies, remained very much in the narratives’ margins, and were associated with only few of the saintly figures. Put differently, while the </w:t>
      </w:r>
      <w:r>
        <w:rPr>
          <w:rFonts w:cs="Times Ext Roman"/>
          <w:i/>
          <w:iCs/>
        </w:rPr>
        <w:t>vacana</w:t>
      </w:r>
      <w:r>
        <w:rPr>
          <w:rFonts w:cs="Times Ext Roman"/>
        </w:rPr>
        <w:t>s certainly reverberated in the early written texts about the local devotional culture, they did not receive a significant amount of attention from the early Śaiva authors who recorded in their works the emerging devotional (</w:t>
      </w:r>
      <w:r>
        <w:rPr>
          <w:rFonts w:cs="Times Ext Roman"/>
          <w:i/>
          <w:iCs/>
        </w:rPr>
        <w:t>bhakti</w:t>
      </w:r>
      <w:r>
        <w:rPr>
          <w:rFonts w:cs="Times Ext Roman"/>
        </w:rPr>
        <w:t>)</w:t>
      </w:r>
      <w:r>
        <w:rPr>
          <w:rFonts w:cs="Times Ext Roman"/>
          <w:i/>
          <w:iCs/>
        </w:rPr>
        <w:t xml:space="preserve"> </w:t>
      </w:r>
      <w:r>
        <w:rPr>
          <w:rFonts w:cs="Times Ext Roman"/>
        </w:rPr>
        <w:t>tradition in the Kannada-speaking region.</w:t>
      </w:r>
    </w:p>
    <w:p w14:paraId="43A16A48" w14:textId="77777777" w:rsidR="009D07EC" w:rsidRDefault="009D07EC" w:rsidP="009D07EC">
      <w:pPr>
        <w:ind w:firstLine="0"/>
        <w:rPr>
          <w:rFonts w:cs="Times Ext Roman"/>
        </w:rPr>
      </w:pPr>
      <w:r>
        <w:rPr>
          <w:rFonts w:cs="Times Ext Roman"/>
        </w:rPr>
        <w:tab/>
        <w:t xml:space="preserve">A recognition of the liminal status of the </w:t>
      </w:r>
      <w:r>
        <w:rPr>
          <w:rFonts w:cs="Times Ext Roman"/>
          <w:i/>
          <w:iCs/>
        </w:rPr>
        <w:t>vacana</w:t>
      </w:r>
      <w:r>
        <w:rPr>
          <w:rFonts w:cs="Times Ext Roman"/>
        </w:rPr>
        <w:t xml:space="preserve">s in the earliest devotional texts opens up a new set of historical questions. Above all, it raises questions about the </w:t>
      </w:r>
      <w:r>
        <w:rPr>
          <w:rFonts w:cs="Times Ext Roman"/>
          <w:i/>
          <w:iCs/>
        </w:rPr>
        <w:t>vacana</w:t>
      </w:r>
      <w:r>
        <w:rPr>
          <w:rFonts w:cs="Times Ext Roman"/>
        </w:rPr>
        <w:t xml:space="preserve">s’ presence and role in the early history of Śaiva devotion in the Kannada-speaking region. If the </w:t>
      </w:r>
      <w:r>
        <w:rPr>
          <w:rFonts w:cs="Times Ext Roman"/>
          <w:i/>
          <w:iCs/>
        </w:rPr>
        <w:t>vacana</w:t>
      </w:r>
      <w:r>
        <w:rPr>
          <w:rFonts w:cs="Times Ext Roman"/>
        </w:rPr>
        <w:t>s were indeed the harbinger of a new local devotional culture, as commonly thought of today, why did the authors who wrote about it in the proceeding decades and centuries dedicate so little space to them in their writings? Given the fact that the saints of the twelfth century are today thought of primarily as</w:t>
      </w:r>
      <w:r>
        <w:rPr>
          <w:rFonts w:cs="Times Ext Roman"/>
          <w:i/>
          <w:iCs/>
        </w:rPr>
        <w:t xml:space="preserve"> vacanakāra</w:t>
      </w:r>
      <w:r>
        <w:rPr>
          <w:rFonts w:cs="Times Ext Roman"/>
        </w:rPr>
        <w:t>s, “composers of</w:t>
      </w:r>
      <w:r>
        <w:rPr>
          <w:rFonts w:cs="Times Ext Roman"/>
          <w:i/>
          <w:iCs/>
        </w:rPr>
        <w:t xml:space="preserve"> vacana</w:t>
      </w:r>
      <w:r>
        <w:rPr>
          <w:rFonts w:cs="Times Ext Roman"/>
        </w:rPr>
        <w:t xml:space="preserve">s,” how do we account for the fact that the first authors who wrote about these saints did not think of them in this way? And what might this apparent lacuna indicate about the reception of the </w:t>
      </w:r>
      <w:r>
        <w:rPr>
          <w:rFonts w:cs="Times Ext Roman"/>
          <w:i/>
          <w:iCs/>
        </w:rPr>
        <w:t>vacana</w:t>
      </w:r>
      <w:r>
        <w:rPr>
          <w:rFonts w:cs="Times Ext Roman"/>
        </w:rPr>
        <w:t>s and the historical circumstances of the devotional community in its earliest stages?</w:t>
      </w:r>
      <w:r>
        <w:rPr>
          <w:rStyle w:val="FootnoteReference"/>
          <w:rFonts w:cs="Times Ext Roman"/>
        </w:rPr>
        <w:footnoteReference w:id="15"/>
      </w:r>
    </w:p>
    <w:p w14:paraId="22771F8E" w14:textId="77777777" w:rsidR="009D07EC" w:rsidRDefault="009D07EC" w:rsidP="009D07EC">
      <w:pPr>
        <w:ind w:firstLine="0"/>
        <w:rPr>
          <w:rFonts w:cs="Times Ext Roman"/>
        </w:rPr>
      </w:pPr>
      <w:bookmarkStart w:id="2" w:name="_Hlk88503644"/>
      <w:r>
        <w:rPr>
          <w:rFonts w:cs="Times Ext Roman"/>
        </w:rPr>
        <w:tab/>
        <w:t xml:space="preserve">The body of the earliest Kannada and Telugu narratives referring to the twelfth-century model devotees this article focuses on dates to the early thirteenth century. It contains a variety of authors and styles, but at its core we can clearly identify three poetic mavericks among the group of early hagiographers. Each of these authors introduces in his works radical departures from contemporaneous </w:t>
      </w:r>
      <w:r>
        <w:rPr>
          <w:rFonts w:cs="Times Ext Roman"/>
        </w:rPr>
        <w:lastRenderedPageBreak/>
        <w:t>works in terms of literary practices and religious visions, departures that would have a lingering effect in succeeding centuries. The first two of the three—Hampeya Harihara and his nephew Rāghavāṅka—wrote in Kannada, and the third, Pālkuriki Sōmanātha, wrote mostly in Telugu (but also in Sanskrit, Kannada, and other languages). Considered together, these three poets represent a major shift in regional literature that undoubtedly echoed a larger historical process: the introduction of devotional religion as a major cultural and social force.</w:t>
      </w:r>
      <w:r>
        <w:rPr>
          <w:rStyle w:val="FootnoteReference"/>
          <w:rFonts w:cs="Times Ext Roman"/>
        </w:rPr>
        <w:footnoteReference w:id="16"/>
      </w:r>
    </w:p>
    <w:p w14:paraId="4F02446E" w14:textId="77777777" w:rsidR="009D07EC" w:rsidRDefault="009D07EC" w:rsidP="009D07EC">
      <w:pPr>
        <w:ind w:firstLine="0"/>
        <w:rPr>
          <w:rFonts w:cs="Times Ext Roman"/>
        </w:rPr>
      </w:pPr>
      <w:r>
        <w:rPr>
          <w:rFonts w:cs="Times Ext Roman"/>
        </w:rPr>
        <w:tab/>
        <w:t xml:space="preserve">In general, the </w:t>
      </w:r>
      <w:r>
        <w:rPr>
          <w:rFonts w:cs="Times Ext Roman"/>
          <w:i/>
          <w:iCs/>
        </w:rPr>
        <w:t>vacana</w:t>
      </w:r>
      <w:r>
        <w:rPr>
          <w:rFonts w:cs="Times Ext Roman"/>
        </w:rPr>
        <w:t xml:space="preserve">s were not what Harihara, Rāghavāṅka, Sōmanātha, and their immediate followers wanted to highlight about these saints. In their writings, the saints’ devotional sentiment was communicated not via lyrical utterances or public discourses but through religious </w:t>
      </w:r>
      <w:r>
        <w:rPr>
          <w:rFonts w:cs="Times Ext Roman"/>
          <w:i/>
          <w:iCs/>
        </w:rPr>
        <w:t xml:space="preserve">action </w:t>
      </w:r>
      <w:r>
        <w:rPr>
          <w:rFonts w:cs="Times Ext Roman"/>
        </w:rPr>
        <w:t xml:space="preserve">that included public and private worship, miracle making, and care for the devotional community. This article will focus on the work of Harihara. Judging by a casual examination of the other extant works, his treatment of </w:t>
      </w:r>
      <w:r>
        <w:rPr>
          <w:rFonts w:cs="Times Ext Roman"/>
          <w:i/>
          <w:iCs/>
        </w:rPr>
        <w:t>vacana</w:t>
      </w:r>
      <w:r>
        <w:rPr>
          <w:rFonts w:cs="Times Ext Roman"/>
        </w:rPr>
        <w:t>s is similar to that of all his near contemporaries.</w:t>
      </w:r>
      <w:r>
        <w:rPr>
          <w:rStyle w:val="FootnoteReference"/>
          <w:rFonts w:cs="Times Ext Roman"/>
        </w:rPr>
        <w:footnoteReference w:id="17"/>
      </w:r>
      <w:r>
        <w:rPr>
          <w:rFonts w:cs="Times Ext Roman"/>
        </w:rPr>
        <w:t xml:space="preserve"> </w:t>
      </w:r>
    </w:p>
    <w:p w14:paraId="2508127E" w14:textId="77777777" w:rsidR="009D07EC" w:rsidRDefault="009D07EC" w:rsidP="009D07EC">
      <w:pPr>
        <w:pStyle w:val="Heading1"/>
      </w:pPr>
      <w:r>
        <w:t>Hampeya Harihara’s Ragaḷe Stories</w:t>
      </w:r>
    </w:p>
    <w:p w14:paraId="41BA4025" w14:textId="77777777" w:rsidR="009D07EC" w:rsidRDefault="009D07EC" w:rsidP="009D07EC">
      <w:pPr>
        <w:ind w:firstLine="0"/>
        <w:rPr>
          <w:rFonts w:cs="Times Ext Roman"/>
        </w:rPr>
      </w:pPr>
      <w:r>
        <w:rPr>
          <w:rFonts w:cs="Times Ext Roman"/>
        </w:rPr>
        <w:t>Harihara was a prolific author who composed his poetic works in Hampi in the early thirteenth century (close to two hundred years before the establishment of the Vijayanagara Empire in the same place).</w:t>
      </w:r>
      <w:r>
        <w:rPr>
          <w:rStyle w:val="FootnoteReference"/>
          <w:rFonts w:cs="Times Ext Roman"/>
        </w:rPr>
        <w:footnoteReference w:id="18"/>
      </w:r>
      <w:r>
        <w:rPr>
          <w:rFonts w:cs="Times Ext Roman"/>
        </w:rPr>
        <w:t xml:space="preserve"> In terms of its content, his poetic oeuvre is devotional, and for this reason he can be considered an innovator against the prevailing trend of courtly narrative poetry. Stylistically, the genres and styles that he used involved both traditional practices and new ones. Harihara composed several </w:t>
      </w:r>
      <w:r>
        <w:rPr>
          <w:rFonts w:cs="Times Ext Roman"/>
          <w:i/>
          <w:iCs/>
        </w:rPr>
        <w:t>śataka</w:t>
      </w:r>
      <w:r>
        <w:rPr>
          <w:rFonts w:cs="Times Ext Roman"/>
        </w:rPr>
        <w:t xml:space="preserve">s (hundred-verse poems), one </w:t>
      </w:r>
      <w:r>
        <w:rPr>
          <w:rFonts w:cs="Times Ext Roman"/>
          <w:i/>
          <w:iCs/>
        </w:rPr>
        <w:t xml:space="preserve">aṣṭaka </w:t>
      </w:r>
      <w:r>
        <w:rPr>
          <w:rFonts w:cs="Times Ext Roman"/>
        </w:rPr>
        <w:t>(eight-verse poem)</w:t>
      </w:r>
      <w:r>
        <w:rPr>
          <w:rFonts w:cs="Times Ext Roman"/>
          <w:i/>
          <w:iCs/>
        </w:rPr>
        <w:t xml:space="preserve">, </w:t>
      </w:r>
      <w:r>
        <w:rPr>
          <w:rFonts w:cs="Times Ext Roman"/>
        </w:rPr>
        <w:t xml:space="preserve">and one acclaimed </w:t>
      </w:r>
      <w:r>
        <w:rPr>
          <w:rFonts w:cs="Times Ext Roman"/>
          <w:i/>
          <w:iCs/>
        </w:rPr>
        <w:t xml:space="preserve">mahāprabandham </w:t>
      </w:r>
      <w:r>
        <w:rPr>
          <w:rFonts w:cs="Times Ext Roman"/>
        </w:rPr>
        <w:t>(court epic).</w:t>
      </w:r>
      <w:r>
        <w:rPr>
          <w:rStyle w:val="FootnoteReference"/>
          <w:rFonts w:cs="Times Ext Roman"/>
        </w:rPr>
        <w:footnoteReference w:id="19"/>
      </w:r>
      <w:r>
        <w:rPr>
          <w:rFonts w:cs="Times Ext Roman"/>
        </w:rPr>
        <w:t xml:space="preserve"> Although these compositions were written in familiar pan-Indian styles, they nevertheless present stylistic and </w:t>
      </w:r>
      <w:r>
        <w:rPr>
          <w:rFonts w:cs="Times Ext Roman"/>
        </w:rPr>
        <w:lastRenderedPageBreak/>
        <w:t xml:space="preserve">thematic innovations in a clearly articulated and self-confident devotional voice. They do not, however, directly address the historical appearance of the twelfth-century saints in the Kannada-speaking region, their remarkable exploits, or the poetry associated with them. It is another work by Harihara—a collection of stories written in the </w:t>
      </w:r>
      <w:r>
        <w:rPr>
          <w:rFonts w:cs="Times Ext Roman"/>
          <w:i/>
          <w:iCs/>
        </w:rPr>
        <w:t xml:space="preserve">ragaḷe </w:t>
      </w:r>
      <w:r>
        <w:rPr>
          <w:rFonts w:cs="Times Ext Roman"/>
        </w:rPr>
        <w:t xml:space="preserve">meter and conventionally referred to as the </w:t>
      </w:r>
      <w:r>
        <w:rPr>
          <w:rFonts w:cs="Times Ext Roman"/>
          <w:i/>
          <w:iCs/>
        </w:rPr>
        <w:t xml:space="preserve">Śivaśaraṇara Ragaḷegaḷu </w:t>
      </w:r>
      <w:r>
        <w:rPr>
          <w:rFonts w:cs="Times Ext Roman"/>
        </w:rPr>
        <w:t>(“Ragaḷe Stories of Śiva’s Saints,” eponymous of the meter) that presents for the first time in writing the early Śaiva cohort of devotees from the Kannada regions, including major figures such as Basava, Allama Prabhu, and Akka Mahādēvi.</w:t>
      </w:r>
      <w:r>
        <w:rPr>
          <w:rStyle w:val="FootnoteReference"/>
          <w:rFonts w:cs="Times Ext Roman"/>
        </w:rPr>
        <w:footnoteReference w:id="20"/>
      </w:r>
      <w:r>
        <w:rPr>
          <w:rFonts w:cs="Times Ext Roman"/>
        </w:rPr>
        <w:t xml:space="preserve"> </w:t>
      </w:r>
    </w:p>
    <w:p w14:paraId="213B9326" w14:textId="77777777" w:rsidR="009D07EC" w:rsidRDefault="009D07EC" w:rsidP="009D07EC">
      <w:pPr>
        <w:rPr>
          <w:rFonts w:cs="Times Ext Roman"/>
        </w:rPr>
      </w:pPr>
      <w:r>
        <w:rPr>
          <w:rFonts w:cs="Times Ext Roman"/>
        </w:rPr>
        <w:t>The fact that the Ragaḷe stories were the first written account of the Kannada saints contributes to this collection’s high ranking in the list of extant textual sources about these figures. These stories were composed shortly—perhaps as little as a few decades—after the times of these saints, and in the same region of today’s north Karnataka.</w:t>
      </w:r>
      <w:r>
        <w:rPr>
          <w:rStyle w:val="FootnoteReference"/>
          <w:rFonts w:cs="Times Ext Roman"/>
        </w:rPr>
        <w:footnoteReference w:id="21"/>
      </w:r>
      <w:r>
        <w:rPr>
          <w:rFonts w:cs="Times Ext Roman"/>
        </w:rPr>
        <w:t xml:space="preserve"> The lives of the saints are presented in a linear and straightforward manner, from before the figure’s birth to after his or her passing away, with obvious highlighting of significant moments in the saint’s religious career. The portrayal of the saints in the Ragaḷe stories is remarkably lucid, and it conveys the poet’s deep familiarity with the local, recently formed devotional culture.</w:t>
      </w:r>
      <w:r>
        <w:rPr>
          <w:rStyle w:val="FootnoteReference"/>
          <w:rFonts w:cs="Times Ext Roman"/>
        </w:rPr>
        <w:footnoteReference w:id="22"/>
      </w:r>
    </w:p>
    <w:p w14:paraId="0588EC21" w14:textId="77777777" w:rsidR="009D07EC" w:rsidRDefault="009D07EC" w:rsidP="009D07EC">
      <w:pPr>
        <w:rPr>
          <w:rFonts w:cs="Times Ext Roman"/>
        </w:rPr>
      </w:pPr>
      <w:r>
        <w:rPr>
          <w:rFonts w:cs="Times Ext Roman"/>
        </w:rPr>
        <w:t xml:space="preserve">Considering Harihara’s careful narrative crafting of these stories, one might expect to find a profusion of detail about the </w:t>
      </w:r>
      <w:r>
        <w:rPr>
          <w:rFonts w:cs="Times Ext Roman"/>
          <w:i/>
          <w:iCs/>
        </w:rPr>
        <w:t>vacana</w:t>
      </w:r>
      <w:r>
        <w:rPr>
          <w:rFonts w:cs="Times Ext Roman"/>
        </w:rPr>
        <w:t xml:space="preserve">s and the contexts in which they were created. However, the Ragaḷe stories have little to say about the </w:t>
      </w:r>
      <w:r>
        <w:rPr>
          <w:rFonts w:cs="Times Ext Roman"/>
          <w:i/>
          <w:iCs/>
        </w:rPr>
        <w:t>vacana</w:t>
      </w:r>
      <w:r>
        <w:rPr>
          <w:rFonts w:cs="Times Ext Roman"/>
        </w:rPr>
        <w:t xml:space="preserve">s, and what they do say is uneven and does not fully cohere with later configurations of the </w:t>
      </w:r>
      <w:r>
        <w:rPr>
          <w:rFonts w:cs="Times Ext Roman"/>
          <w:i/>
          <w:iCs/>
        </w:rPr>
        <w:t>vacana</w:t>
      </w:r>
      <w:r>
        <w:rPr>
          <w:rFonts w:cs="Times Ext Roman"/>
        </w:rPr>
        <w:t xml:space="preserve">s’ history. In this sense, Harihara’s treatment of the </w:t>
      </w:r>
      <w:r>
        <w:rPr>
          <w:rFonts w:cs="Times Ext Roman"/>
          <w:i/>
          <w:iCs/>
        </w:rPr>
        <w:t>vacana</w:t>
      </w:r>
      <w:r>
        <w:rPr>
          <w:rFonts w:cs="Times Ext Roman"/>
        </w:rPr>
        <w:t xml:space="preserve">s further problematizes our historical understanding of them. His view regarding the marginality of the </w:t>
      </w:r>
      <w:r>
        <w:rPr>
          <w:rFonts w:cs="Times Ext Roman"/>
          <w:i/>
          <w:iCs/>
        </w:rPr>
        <w:t>vacana</w:t>
      </w:r>
      <w:r>
        <w:rPr>
          <w:rFonts w:cs="Times Ext Roman"/>
        </w:rPr>
        <w:t xml:space="preserve">s is made evident in the generally minute space they occupy in the saints’ lives; the majority of the saintly figures in Harihara’s text, including those whose </w:t>
      </w:r>
      <w:r>
        <w:rPr>
          <w:rFonts w:cs="Times Ext Roman"/>
          <w:i/>
          <w:iCs/>
        </w:rPr>
        <w:t>vacana</w:t>
      </w:r>
      <w:r>
        <w:rPr>
          <w:rFonts w:cs="Times Ext Roman"/>
        </w:rPr>
        <w:t xml:space="preserve">s became their main claim to fame, are mostly appreciated for devotional exploits and not for composing poetry. </w:t>
      </w:r>
    </w:p>
    <w:p w14:paraId="70D760DD" w14:textId="77777777" w:rsidR="009D07EC" w:rsidRDefault="009D07EC" w:rsidP="009D07EC">
      <w:pPr>
        <w:rPr>
          <w:rFonts w:cs="Times Ext Roman"/>
        </w:rPr>
      </w:pPr>
      <w:r>
        <w:rPr>
          <w:rFonts w:cs="Times Ext Roman"/>
        </w:rPr>
        <w:lastRenderedPageBreak/>
        <w:t>Above all other aspects of their lives, the Ragaḷe stories celebrate the saints’ unwavering determination to remain exclusively devoted to the god Śiva. This determination is expressed in myriad forms, of which the most apparent is their impassioned worship of the god. In addition, they are remembered for exceptional acts and miracles, and these occur mostly in the context of public competition against agents of other religions or in situations of social crisis. Another recurring feature of these life stories is the saints’ support of the local community of devotees by, for example, providing them with money, jewelry, clothes, and food and organizing collective worship events.</w:t>
      </w:r>
    </w:p>
    <w:p w14:paraId="11ABE4F1" w14:textId="77777777" w:rsidR="009D07EC" w:rsidRDefault="009D07EC" w:rsidP="009D07EC">
      <w:pPr>
        <w:rPr>
          <w:rFonts w:cs="Times Ext Roman"/>
        </w:rPr>
      </w:pPr>
      <w:r>
        <w:rPr>
          <w:rFonts w:cs="Times Ext Roman"/>
        </w:rPr>
        <w:t xml:space="preserve">Moreover, in the passages in which Harihara refers to the saints’ devotional poetry, he does not focus on their exceptional messages, their unique mode of expression, or their conversational contexts—all the distinguishing characteristics of </w:t>
      </w:r>
      <w:r>
        <w:rPr>
          <w:rFonts w:cs="Times Ext Roman"/>
          <w:i/>
          <w:iCs/>
        </w:rPr>
        <w:t>vacana</w:t>
      </w:r>
      <w:r>
        <w:rPr>
          <w:rFonts w:cs="Times Ext Roman"/>
        </w:rPr>
        <w:t xml:space="preserve"> literature that came to be most recognized and appreciated and continue to be so today.</w:t>
      </w:r>
      <w:r>
        <w:rPr>
          <w:rStyle w:val="FootnoteReference"/>
          <w:rFonts w:cs="Times Ext Roman"/>
        </w:rPr>
        <w:footnoteReference w:id="23"/>
      </w:r>
      <w:r>
        <w:rPr>
          <w:rFonts w:cs="Times Ext Roman"/>
        </w:rPr>
        <w:t xml:space="preserve"> Rather, Harihara usually mentions devotional poetry as a stock ingredient in a fixed grammar of ritual that takes place either in private worship or in public communal worship, but even in the this latter case reveals very little about the performance of </w:t>
      </w:r>
      <w:r>
        <w:rPr>
          <w:rFonts w:cs="Times Ext Roman"/>
          <w:i/>
          <w:iCs/>
        </w:rPr>
        <w:t>vacana</w:t>
      </w:r>
      <w:r>
        <w:rPr>
          <w:rFonts w:cs="Times Ext Roman"/>
        </w:rPr>
        <w:t>s. Despite Harihara’s sensibility for composing devotional poetry in Kannada, attested to in the Ragaḷe stories</w:t>
      </w:r>
      <w:r>
        <w:rPr>
          <w:rFonts w:cs="Times Ext Roman"/>
          <w:i/>
          <w:iCs/>
        </w:rPr>
        <w:t xml:space="preserve"> </w:t>
      </w:r>
      <w:r>
        <w:rPr>
          <w:rFonts w:cs="Times Ext Roman"/>
        </w:rPr>
        <w:t>and in his other works,</w:t>
      </w:r>
      <w:r>
        <w:rPr>
          <w:rStyle w:val="FootnoteReference"/>
          <w:rFonts w:cs="Times Ext Roman"/>
        </w:rPr>
        <w:footnoteReference w:id="24"/>
      </w:r>
      <w:r>
        <w:rPr>
          <w:rFonts w:cs="Times Ext Roman"/>
        </w:rPr>
        <w:t xml:space="preserve"> his mentioning of devotional songs, with a few exceptions discussed below, is short and general, even offhand. Thus, for example, when Harihara describes the devotional gatherings in which Kōvūra Bommatande participates, songs are mentioned nominally to explain the saint’s excitement with no reference to their content or to their performative or dramatic context:</w:t>
      </w:r>
    </w:p>
    <w:p w14:paraId="0A7A9F56" w14:textId="77777777" w:rsidR="009D07EC" w:rsidRDefault="009D07EC" w:rsidP="009D07EC">
      <w:pPr>
        <w:rPr>
          <w:rFonts w:cs="Times Ext Roman"/>
        </w:rPr>
      </w:pPr>
      <w:bookmarkStart w:id="3" w:name="_Hlk161325952"/>
      <w:r>
        <w:rPr>
          <w:rFonts w:cs="Times Ext Roman"/>
        </w:rPr>
        <w:t>He lives happily by the joyful songs of the elders,</w:t>
      </w:r>
    </w:p>
    <w:p w14:paraId="1D3F590C" w14:textId="77777777" w:rsidR="009D07EC" w:rsidRDefault="009D07EC" w:rsidP="009D07EC">
      <w:pPr>
        <w:rPr>
          <w:rFonts w:cs="Times Ext Roman"/>
        </w:rPr>
      </w:pPr>
      <w:r>
        <w:rPr>
          <w:rFonts w:cs="Times Ext Roman"/>
        </w:rPr>
        <w:t>and with a beaming face he was immersed in the nectar of devotion.</w:t>
      </w:r>
    </w:p>
    <w:p w14:paraId="2247DAAF" w14:textId="77777777" w:rsidR="009D07EC" w:rsidRDefault="009D07EC" w:rsidP="009D07EC">
      <w:pPr>
        <w:rPr>
          <w:rFonts w:cs="Times Ext Roman"/>
        </w:rPr>
      </w:pPr>
      <w:r>
        <w:rPr>
          <w:rFonts w:cs="Times Ext Roman"/>
        </w:rPr>
        <w:t>Inspired by the songs, he praised them,</w:t>
      </w:r>
    </w:p>
    <w:p w14:paraId="399D1D54" w14:textId="77777777" w:rsidR="009D07EC" w:rsidRDefault="009D07EC" w:rsidP="009D07EC">
      <w:pPr>
        <w:rPr>
          <w:rFonts w:cs="Times Ext Roman"/>
        </w:rPr>
      </w:pPr>
      <w:r>
        <w:rPr>
          <w:rFonts w:cs="Times Ext Roman"/>
        </w:rPr>
        <w:t>affectionately appeasing the devotees with gold and new clothes,</w:t>
      </w:r>
    </w:p>
    <w:p w14:paraId="5B7AEA5E" w14:textId="77777777" w:rsidR="009D07EC" w:rsidRDefault="009D07EC" w:rsidP="009D07EC">
      <w:pPr>
        <w:rPr>
          <w:rFonts w:cs="Times Ext Roman"/>
        </w:rPr>
      </w:pPr>
      <w:r>
        <w:rPr>
          <w:rFonts w:cs="Times Ext Roman"/>
        </w:rPr>
        <w:t>and himself by tightly embracing their feet</w:t>
      </w:r>
      <w:bookmarkEnd w:id="3"/>
      <w:r>
        <w:rPr>
          <w:rFonts w:cs="Times Ext Roman"/>
        </w:rPr>
        <w:t>.</w:t>
      </w:r>
      <w:r>
        <w:rPr>
          <w:rStyle w:val="FootnoteReference"/>
          <w:rFonts w:cs="Times Ext Roman"/>
        </w:rPr>
        <w:footnoteReference w:id="25"/>
      </w:r>
    </w:p>
    <w:p w14:paraId="157E0399" w14:textId="77777777" w:rsidR="009D07EC" w:rsidRDefault="009D07EC" w:rsidP="009D07EC">
      <w:pPr>
        <w:ind w:firstLine="0"/>
        <w:rPr>
          <w:rFonts w:cs="Times Ext Roman"/>
          <w:lang w:bidi="he-IL"/>
        </w:rPr>
      </w:pPr>
      <w:r>
        <w:rPr>
          <w:rFonts w:cs="Times Ext Roman"/>
        </w:rPr>
        <w:lastRenderedPageBreak/>
        <w:t>It is difficult to know from this passage whether the songs Bommatande heard were what later became known as “</w:t>
      </w:r>
      <w:r>
        <w:rPr>
          <w:rFonts w:cs="Times Ext Roman"/>
          <w:i/>
          <w:iCs/>
        </w:rPr>
        <w:t>vacana</w:t>
      </w:r>
      <w:r>
        <w:rPr>
          <w:rFonts w:cs="Times Ext Roman"/>
        </w:rPr>
        <w:t xml:space="preserve">s,” since Harihara refers to them as </w:t>
      </w:r>
      <w:r>
        <w:rPr>
          <w:rFonts w:cs="Times Ext Roman"/>
          <w:i/>
          <w:iCs/>
        </w:rPr>
        <w:t>gīta</w:t>
      </w:r>
      <w:r>
        <w:rPr>
          <w:rFonts w:cs="Times Ext Roman"/>
        </w:rPr>
        <w:t xml:space="preserve">, which means, simply, “song,” and attributes them to the </w:t>
      </w:r>
      <w:r>
        <w:rPr>
          <w:rFonts w:cs="Times Ext Roman"/>
          <w:i/>
          <w:iCs/>
        </w:rPr>
        <w:t>purātanaru</w:t>
      </w:r>
      <w:r>
        <w:rPr>
          <w:rFonts w:cs="Times Ext Roman"/>
        </w:rPr>
        <w:t>, or “elders,” a label that might refer to earlier devotees from other regions.</w:t>
      </w:r>
      <w:r>
        <w:rPr>
          <w:rStyle w:val="FootnoteReference"/>
          <w:rFonts w:cs="Times Ext Roman"/>
        </w:rPr>
        <w:footnoteReference w:id="26"/>
      </w:r>
      <w:r>
        <w:rPr>
          <w:rFonts w:cs="Times Ext Roman"/>
        </w:rPr>
        <w:t xml:space="preserve"> Harihara does occasionally use the word “</w:t>
      </w:r>
      <w:r>
        <w:rPr>
          <w:rFonts w:cs="Times Ext Roman"/>
          <w:i/>
          <w:iCs/>
        </w:rPr>
        <w:t>vacana</w:t>
      </w:r>
      <w:r>
        <w:rPr>
          <w:rFonts w:cs="Times Ext Roman"/>
        </w:rPr>
        <w:t xml:space="preserve">” in the eighteen Ragaḷe stories about saints from the Kannada-speaking region but never in relation to any recognizable </w:t>
      </w:r>
      <w:r>
        <w:rPr>
          <w:rFonts w:cs="Times Ext Roman"/>
          <w:i/>
          <w:iCs/>
        </w:rPr>
        <w:t>vacana</w:t>
      </w:r>
      <w:r>
        <w:rPr>
          <w:rFonts w:cs="Times Ext Roman"/>
        </w:rPr>
        <w:t>.</w:t>
      </w:r>
      <w:commentRangeStart w:id="5"/>
      <w:r>
        <w:rPr>
          <w:rStyle w:val="FootnoteReference"/>
          <w:rFonts w:cs="Times Ext Roman"/>
        </w:rPr>
        <w:footnoteReference w:id="27"/>
      </w:r>
      <w:commentRangeEnd w:id="5"/>
      <w:r>
        <w:rPr>
          <w:rStyle w:val="CommentReference"/>
        </w:rPr>
        <w:commentReference w:id="5"/>
      </w:r>
      <w:r>
        <w:rPr>
          <w:rFonts w:cs="Times Ext Roman"/>
        </w:rPr>
        <w:t xml:space="preserve"> Read in context, the word “</w:t>
      </w:r>
      <w:r>
        <w:rPr>
          <w:rFonts w:cs="Times Ext Roman"/>
          <w:i/>
          <w:iCs/>
        </w:rPr>
        <w:t>vacana</w:t>
      </w:r>
      <w:r>
        <w:rPr>
          <w:rFonts w:cs="Times Ext Roman"/>
        </w:rPr>
        <w:t>” in the Ragaḷe stories most likely means an “utterance” and not “</w:t>
      </w:r>
      <w:r>
        <w:rPr>
          <w:rFonts w:cs="Times Ext Roman"/>
          <w:i/>
          <w:iCs/>
        </w:rPr>
        <w:t>vacana</w:t>
      </w:r>
      <w:r>
        <w:rPr>
          <w:rFonts w:cs="Times Ext Roman"/>
        </w:rPr>
        <w:t>” in the sense that we know the term toda</w:t>
      </w:r>
      <w:bookmarkEnd w:id="2"/>
      <w:r>
        <w:rPr>
          <w:rFonts w:cs="Times Ext Roman"/>
        </w:rPr>
        <w:t>y</w:t>
      </w:r>
      <w:r>
        <w:rPr>
          <w:rFonts w:cs="Times Ext Roman"/>
          <w:lang w:bidi="he-IL"/>
        </w:rPr>
        <w:t>.</w:t>
      </w:r>
      <w:r>
        <w:rPr>
          <w:rStyle w:val="FootnoteReference"/>
          <w:rFonts w:cs="Times Ext Roman"/>
        </w:rPr>
        <w:footnoteReference w:id="28"/>
      </w:r>
      <w:r>
        <w:rPr>
          <w:rFonts w:cs="Times Ext Roman"/>
          <w:lang w:bidi="he-IL"/>
        </w:rPr>
        <w:t xml:space="preserve"> Another set of related terms Harihara uses are </w:t>
      </w:r>
      <w:r>
        <w:rPr>
          <w:rFonts w:cs="Times Ext Roman"/>
          <w:i/>
          <w:iCs/>
          <w:lang w:bidi="he-IL"/>
        </w:rPr>
        <w:t xml:space="preserve">gadya </w:t>
      </w:r>
      <w:r>
        <w:rPr>
          <w:rFonts w:cs="Times Ext Roman"/>
          <w:lang w:bidi="he-IL"/>
        </w:rPr>
        <w:t xml:space="preserve">(“prose”) and </w:t>
      </w:r>
      <w:r>
        <w:rPr>
          <w:rFonts w:cs="Times Ext Roman"/>
          <w:i/>
          <w:iCs/>
          <w:lang w:bidi="he-IL"/>
        </w:rPr>
        <w:t xml:space="preserve">padya </w:t>
      </w:r>
      <w:r>
        <w:rPr>
          <w:rFonts w:cs="Times Ext Roman"/>
          <w:lang w:bidi="he-IL"/>
        </w:rPr>
        <w:t xml:space="preserve">(“verse”), which he sometimes invokes as a pair when relating to verbal expression. In Kannada poetics, the former term overlaps with </w:t>
      </w:r>
      <w:r>
        <w:rPr>
          <w:rFonts w:cs="Times Ext Roman"/>
          <w:i/>
          <w:iCs/>
          <w:lang w:bidi="he-IL"/>
        </w:rPr>
        <w:t xml:space="preserve">vacana </w:t>
      </w:r>
      <w:r>
        <w:rPr>
          <w:rFonts w:cs="Times Ext Roman"/>
          <w:lang w:bidi="he-IL"/>
        </w:rPr>
        <w:t>in the general sense of “prose,” while the latter signifies a versified text.</w:t>
      </w:r>
      <w:r>
        <w:rPr>
          <w:rStyle w:val="FootnoteReference"/>
          <w:rFonts w:cs="Times Ext Roman"/>
          <w:lang w:bidi="he-IL"/>
        </w:rPr>
        <w:footnoteReference w:id="29"/>
      </w:r>
      <w:r>
        <w:rPr>
          <w:rFonts w:cs="Times Ext Roman"/>
          <w:lang w:bidi="he-IL"/>
        </w:rPr>
        <w:t xml:space="preserve"> The poems we call today </w:t>
      </w:r>
      <w:r>
        <w:rPr>
          <w:rFonts w:cs="Times Ext Roman"/>
          <w:i/>
          <w:iCs/>
          <w:lang w:bidi="he-IL"/>
        </w:rPr>
        <w:t>vacana</w:t>
      </w:r>
      <w:r>
        <w:rPr>
          <w:rFonts w:cs="Times Ext Roman"/>
          <w:lang w:bidi="he-IL"/>
        </w:rPr>
        <w:t xml:space="preserve">s are, with few exceptions, not metrically arranged, and therefore correspond to the general meaning of </w:t>
      </w:r>
      <w:r>
        <w:rPr>
          <w:rFonts w:cs="Times Ext Roman"/>
          <w:i/>
          <w:iCs/>
          <w:lang w:bidi="he-IL"/>
        </w:rPr>
        <w:t xml:space="preserve">vacana </w:t>
      </w:r>
      <w:r>
        <w:rPr>
          <w:rFonts w:cs="Times Ext Roman"/>
          <w:lang w:bidi="he-IL"/>
        </w:rPr>
        <w:t xml:space="preserve">and of </w:t>
      </w:r>
      <w:r>
        <w:rPr>
          <w:rFonts w:cs="Times Ext Roman"/>
          <w:i/>
          <w:iCs/>
          <w:lang w:bidi="he-IL"/>
        </w:rPr>
        <w:t xml:space="preserve">padya </w:t>
      </w:r>
      <w:r>
        <w:rPr>
          <w:rFonts w:cs="Times Ext Roman"/>
          <w:lang w:bidi="he-IL"/>
        </w:rPr>
        <w:t>in the sense of “prose.”</w:t>
      </w:r>
    </w:p>
    <w:p w14:paraId="1E5CCA31" w14:textId="77777777" w:rsidR="009D07EC" w:rsidRDefault="009D07EC" w:rsidP="009D07EC">
      <w:pPr>
        <w:ind w:firstLine="0"/>
        <w:rPr>
          <w:rFonts w:cs="Times Ext Roman"/>
          <w:i/>
          <w:iCs/>
          <w:lang w:bidi="he-IL"/>
        </w:rPr>
      </w:pPr>
      <w:r>
        <w:rPr>
          <w:rFonts w:cs="Times Ext Roman"/>
          <w:lang w:bidi="he-IL"/>
        </w:rPr>
        <w:tab/>
        <w:t xml:space="preserve">With these general observations in mind, we now approach specific Ragaḷe stories in Harihara’s collection that bear upon the question of the presence and significance of the </w:t>
      </w:r>
      <w:r>
        <w:rPr>
          <w:rFonts w:cs="Times Ext Roman"/>
          <w:i/>
          <w:iCs/>
          <w:lang w:bidi="he-IL"/>
        </w:rPr>
        <w:t>vacana</w:t>
      </w:r>
      <w:r>
        <w:rPr>
          <w:rFonts w:cs="Times Ext Roman"/>
          <w:lang w:bidi="he-IL"/>
        </w:rPr>
        <w:t xml:space="preserve">s in the early period of the tradition. </w:t>
      </w:r>
    </w:p>
    <w:p w14:paraId="68C589D2" w14:textId="77777777" w:rsidR="009D07EC" w:rsidRDefault="009D07EC" w:rsidP="009D07EC">
      <w:pPr>
        <w:pStyle w:val="Heading1"/>
        <w:rPr>
          <w:rFonts w:cs="Times Ext Roman"/>
        </w:rPr>
      </w:pPr>
      <w:r>
        <w:rPr>
          <w:rFonts w:cs="Times Ext Roman"/>
        </w:rPr>
        <w:t xml:space="preserve">Not </w:t>
      </w:r>
      <w:r>
        <w:rPr>
          <w:rFonts w:cs="Times Ext Roman"/>
          <w:i/>
          <w:iCs/>
        </w:rPr>
        <w:t>Vacana</w:t>
      </w:r>
      <w:r>
        <w:rPr>
          <w:rFonts w:cs="Times Ext Roman"/>
        </w:rPr>
        <w:t>s: Kēśirāja’s Devotional Songs</w:t>
      </w:r>
    </w:p>
    <w:p w14:paraId="7D453D30" w14:textId="77777777" w:rsidR="009D07EC" w:rsidRDefault="009D07EC" w:rsidP="009D07EC">
      <w:pPr>
        <w:ind w:firstLine="0"/>
        <w:rPr>
          <w:rFonts w:cs="Times Ext Roman"/>
        </w:rPr>
      </w:pPr>
      <w:r>
        <w:rPr>
          <w:rFonts w:cs="Times Ext Roman"/>
        </w:rPr>
        <w:t xml:space="preserve">As noted, in specific cases in which Harihara mentions saints’ poems, he usually describes them in a </w:t>
      </w:r>
      <w:r>
        <w:rPr>
          <w:rFonts w:cs="Times Ext Roman"/>
        </w:rPr>
        <w:lastRenderedPageBreak/>
        <w:t xml:space="preserve">conventional manner. Missing is any reference to the </w:t>
      </w:r>
      <w:r>
        <w:rPr>
          <w:rFonts w:cs="Times Ext Roman"/>
          <w:i/>
          <w:iCs/>
        </w:rPr>
        <w:t>vacana</w:t>
      </w:r>
      <w:r>
        <w:rPr>
          <w:rFonts w:cs="Times Ext Roman"/>
        </w:rPr>
        <w:t>s’ style and themes as well as any definite sense of how they came to be known with time. A case in point is found in the story about Koṇḍaguḷi Kēśirāja, a Śaiva poet who is described as a prominent leader of the Śaiva devotional community and an important political figure in Kalyāṇa, presumably several decades prior to Basava’s tenure at Bijjaḷa’s court. Kēśirāja’s poetry is not a central theme in the Ragaḷe about him. It is referred to in only eight verses in the opening section of the text. There, Harihara writes:</w:t>
      </w:r>
    </w:p>
    <w:p w14:paraId="64495CF6" w14:textId="77777777" w:rsidR="009D07EC" w:rsidRDefault="009D07EC" w:rsidP="009D07EC">
      <w:pPr>
        <w:pStyle w:val="Quote"/>
      </w:pPr>
      <w:bookmarkStart w:id="6" w:name="_Hlk79248618"/>
      <w:commentRangeStart w:id="7"/>
      <w:r>
        <w:t xml:space="preserve">Every day he blissfully composed eight verses to Śiva Sōmanātha, the moon-bearer and Pārvati’s husband: </w:t>
      </w:r>
    </w:p>
    <w:p w14:paraId="6D803363" w14:textId="77777777" w:rsidR="009D07EC" w:rsidRDefault="009D07EC" w:rsidP="009D07EC">
      <w:pPr>
        <w:pStyle w:val="Quote"/>
      </w:pPr>
      <w:bookmarkStart w:id="8" w:name="_Hlk161327238"/>
      <w:r>
        <w:t xml:space="preserve">his meters were all made up of five syllables; </w:t>
      </w:r>
    </w:p>
    <w:p w14:paraId="6A405DFD" w14:textId="77777777" w:rsidR="009D07EC" w:rsidRDefault="009D07EC" w:rsidP="009D07EC">
      <w:pPr>
        <w:pStyle w:val="Quote"/>
      </w:pPr>
      <w:r>
        <w:t xml:space="preserve">his lexicon came from the names of the five-faced god; </w:t>
      </w:r>
    </w:p>
    <w:p w14:paraId="4262AB05" w14:textId="77777777" w:rsidR="009D07EC" w:rsidRDefault="009D07EC" w:rsidP="009D07EC">
      <w:pPr>
        <w:pStyle w:val="Quote"/>
      </w:pPr>
      <w:r>
        <w:t xml:space="preserve">his grammar was the purity of speech in the Śiva mantra; </w:t>
      </w:r>
    </w:p>
    <w:p w14:paraId="5E47BF2C" w14:textId="77777777" w:rsidR="009D07EC" w:rsidRDefault="009D07EC" w:rsidP="009D07EC">
      <w:pPr>
        <w:pStyle w:val="Quote"/>
      </w:pPr>
      <w:r>
        <w:t xml:space="preserve">devotion to Śiva served as the ornaments of his verses. </w:t>
      </w:r>
    </w:p>
    <w:bookmarkEnd w:id="8"/>
    <w:p w14:paraId="017DEB75" w14:textId="77777777" w:rsidR="009D07EC" w:rsidRDefault="009D07EC" w:rsidP="009D07EC">
      <w:pPr>
        <w:pStyle w:val="Quote"/>
      </w:pPr>
      <w:r>
        <w:t>Composing every day, creating verses for Śiva, he lived a most wondrous life of praise of Śaṅkara, the peace-making god</w:t>
      </w:r>
      <w:bookmarkEnd w:id="6"/>
      <w:r>
        <w:t>.</w:t>
      </w:r>
      <w:r>
        <w:rPr>
          <w:rStyle w:val="FootnoteReference"/>
          <w:rFonts w:cs="Times Ext Roman"/>
        </w:rPr>
        <w:footnoteReference w:id="30"/>
      </w:r>
      <w:commentRangeEnd w:id="7"/>
      <w:r>
        <w:rPr>
          <w:rStyle w:val="CommentReference"/>
        </w:rPr>
        <w:commentReference w:id="7"/>
      </w:r>
    </w:p>
    <w:p w14:paraId="56BE8D44" w14:textId="7AB39962" w:rsidR="009D07EC" w:rsidRDefault="009D07EC" w:rsidP="009C533C">
      <w:pPr>
        <w:ind w:firstLine="0"/>
        <w:rPr>
          <w:rFonts w:cs="Times Ext Roman"/>
        </w:rPr>
      </w:pPr>
      <w:r>
        <w:rPr>
          <w:rFonts w:cs="Times Ext Roman"/>
        </w:rPr>
        <w:t xml:space="preserve">This passage is remarkable in the context of early sources about devotional poetry in Kannada in terms of the details it provides about songs composed by the Kannada saints. Astonishingly, the rare passage is markedly </w:t>
      </w:r>
      <w:r>
        <w:rPr>
          <w:rFonts w:cs="Times Ext Roman"/>
          <w:i/>
          <w:iCs/>
        </w:rPr>
        <w:t xml:space="preserve">not </w:t>
      </w:r>
      <w:r>
        <w:rPr>
          <w:rFonts w:cs="Times Ext Roman"/>
        </w:rPr>
        <w:t>about the</w:t>
      </w:r>
      <w:r>
        <w:rPr>
          <w:rFonts w:cs="Times Ext Roman"/>
          <w:i/>
          <w:iCs/>
        </w:rPr>
        <w:t xml:space="preserve"> vacana</w:t>
      </w:r>
      <w:r>
        <w:rPr>
          <w:rFonts w:cs="Times Ext Roman"/>
        </w:rPr>
        <w:t>s. The terms Harihara uses, such as “verse (</w:t>
      </w:r>
      <w:r>
        <w:rPr>
          <w:rFonts w:cs="Times Ext Roman"/>
          <w:i/>
          <w:iCs/>
        </w:rPr>
        <w:t>padya</w:t>
      </w:r>
      <w:r>
        <w:rPr>
          <w:rFonts w:cs="Times Ext Roman"/>
        </w:rPr>
        <w:t>),” “meter (</w:t>
      </w:r>
      <w:r>
        <w:rPr>
          <w:rFonts w:cs="Times Ext Roman"/>
          <w:i/>
          <w:iCs/>
        </w:rPr>
        <w:t>chanda</w:t>
      </w:r>
      <w:r>
        <w:rPr>
          <w:rFonts w:cs="Times Ext Roman"/>
        </w:rPr>
        <w:t>),” “grammar (</w:t>
      </w:r>
      <w:r>
        <w:rPr>
          <w:rFonts w:cs="Times Ext Roman"/>
          <w:i/>
          <w:iCs/>
        </w:rPr>
        <w:t>vyākaraṇa</w:t>
      </w:r>
      <w:r>
        <w:rPr>
          <w:rFonts w:cs="Times Ext Roman"/>
        </w:rPr>
        <w:t>),” and “ornaments of his verses (</w:t>
      </w:r>
      <w:r w:rsidR="009C533C" w:rsidRPr="009C533C">
        <w:rPr>
          <w:rFonts w:cs="Times Ext Roman"/>
          <w:i/>
          <w:iCs/>
        </w:rPr>
        <w:t>vr</w:t>
      </w:r>
      <w:r w:rsidR="009C533C" w:rsidRPr="009C533C">
        <w:rPr>
          <w:rFonts w:ascii="Times New Roman" w:hAnsi="Times New Roman"/>
          <w:i/>
          <w:iCs/>
        </w:rPr>
        <w:t>̥</w:t>
      </w:r>
      <w:r w:rsidR="009C533C" w:rsidRPr="009C533C">
        <w:rPr>
          <w:rFonts w:cs="Times Ext Roman"/>
          <w:i/>
          <w:iCs/>
        </w:rPr>
        <w:t>tta</w:t>
      </w:r>
      <w:r>
        <w:rPr>
          <w:rFonts w:cs="Times Ext Roman"/>
          <w:i/>
          <w:iCs/>
        </w:rPr>
        <w:t>kk’ ala</w:t>
      </w:r>
      <w:r w:rsidR="009C533C">
        <w:rPr>
          <w:rFonts w:cs="Times Ext Roman"/>
          <w:i/>
          <w:iCs/>
        </w:rPr>
        <w:t>ṅ</w:t>
      </w:r>
      <w:r>
        <w:rPr>
          <w:rFonts w:cs="Times Ext Roman"/>
          <w:i/>
          <w:iCs/>
        </w:rPr>
        <w:t>kāra</w:t>
      </w:r>
      <w:r>
        <w:rPr>
          <w:rFonts w:cs="Times Ext Roman"/>
        </w:rPr>
        <w:t xml:space="preserve">),” are all conventional technical terms in Sanskrit that associate Kēśirāja’s songs, even if only generally, with conventional composition in traditional styles, which is very different from the way in which the style of </w:t>
      </w:r>
      <w:r>
        <w:rPr>
          <w:rFonts w:cs="Times Ext Roman"/>
          <w:i/>
          <w:iCs/>
        </w:rPr>
        <w:t>vacana</w:t>
      </w:r>
      <w:r>
        <w:rPr>
          <w:rFonts w:cs="Times Ext Roman"/>
        </w:rPr>
        <w:t>s has come to be considered.</w:t>
      </w:r>
      <w:r>
        <w:rPr>
          <w:rStyle w:val="FootnoteReference"/>
          <w:rFonts w:cs="Times Ext Roman"/>
        </w:rPr>
        <w:footnoteReference w:id="31"/>
      </w:r>
      <w:r>
        <w:rPr>
          <w:rFonts w:cs="Times Ext Roman"/>
        </w:rPr>
        <w:t xml:space="preserve"> None of Harihara’s descriptions in these verses is associated with what distinguishes the </w:t>
      </w:r>
      <w:r>
        <w:rPr>
          <w:rFonts w:cs="Times Ext Roman"/>
          <w:i/>
          <w:iCs/>
        </w:rPr>
        <w:lastRenderedPageBreak/>
        <w:t>vacana</w:t>
      </w:r>
      <w:r>
        <w:rPr>
          <w:rFonts w:cs="Times Ext Roman"/>
        </w:rPr>
        <w:t>s, such as the absence of poetic conventions, the poet’s signature line (</w:t>
      </w:r>
      <w:r>
        <w:rPr>
          <w:rFonts w:cs="Times Ext Roman"/>
          <w:i/>
          <w:iCs/>
        </w:rPr>
        <w:t>a</w:t>
      </w:r>
      <w:r w:rsidR="009C533C">
        <w:rPr>
          <w:rFonts w:cs="Times Ext Roman"/>
          <w:i/>
          <w:iCs/>
        </w:rPr>
        <w:t>ṅ</w:t>
      </w:r>
      <w:r>
        <w:rPr>
          <w:rFonts w:cs="Times Ext Roman"/>
          <w:i/>
          <w:iCs/>
        </w:rPr>
        <w:t>kita</w:t>
      </w:r>
      <w:r>
        <w:rPr>
          <w:rFonts w:cs="Times Ext Roman"/>
        </w:rPr>
        <w:t xml:space="preserve">) at the end, the poem’s lyrical content, biting social critique, and so on. </w:t>
      </w:r>
    </w:p>
    <w:p w14:paraId="673E5885" w14:textId="7D8D1A96" w:rsidR="009D07EC" w:rsidRDefault="009D07EC" w:rsidP="009C533C">
      <w:pPr>
        <w:ind w:firstLine="0"/>
        <w:rPr>
          <w:rFonts w:cs="Times Ext Roman"/>
        </w:rPr>
      </w:pPr>
      <w:r>
        <w:rPr>
          <w:rFonts w:cs="Times Ext Roman"/>
        </w:rPr>
        <w:tab/>
        <w:t xml:space="preserve">Further evidence of the disconnect between Kēśirāja’s poetry and the </w:t>
      </w:r>
      <w:r>
        <w:rPr>
          <w:rFonts w:cs="Times Ext Roman"/>
          <w:i/>
          <w:iCs/>
        </w:rPr>
        <w:t>vacana</w:t>
      </w:r>
      <w:r>
        <w:rPr>
          <w:rFonts w:cs="Times Ext Roman"/>
        </w:rPr>
        <w:t>s is found at the beginning of the above passage with the phrase: “his meters were all made up of five syllables (</w:t>
      </w:r>
      <w:r>
        <w:rPr>
          <w:rFonts w:cs="Times Ext Roman"/>
          <w:i/>
          <w:iCs/>
        </w:rPr>
        <w:t>pa</w:t>
      </w:r>
      <w:r w:rsidR="009C533C">
        <w:rPr>
          <w:rFonts w:cs="Times Ext Roman"/>
          <w:i/>
          <w:iCs/>
        </w:rPr>
        <w:t>ñ</w:t>
      </w:r>
      <w:r>
        <w:rPr>
          <w:rFonts w:cs="Times Ext Roman"/>
          <w:i/>
          <w:iCs/>
        </w:rPr>
        <w:t>cākṣarānuba</w:t>
      </w:r>
      <w:r w:rsidR="009C533C">
        <w:rPr>
          <w:rFonts w:cs="Times Ext Roman"/>
          <w:i/>
          <w:iCs/>
        </w:rPr>
        <w:t>n</w:t>
      </w:r>
      <w:r>
        <w:rPr>
          <w:rFonts w:cs="Times Ext Roman"/>
          <w:i/>
          <w:iCs/>
        </w:rPr>
        <w:t>dha</w:t>
      </w:r>
      <w:r w:rsidR="009C533C" w:rsidRPr="009C533C">
        <w:rPr>
          <w:rFonts w:cs="Times Ext Roman"/>
          <w:i/>
          <w:iCs/>
        </w:rPr>
        <w:t>ṁ</w:t>
      </w:r>
      <w:r>
        <w:rPr>
          <w:rFonts w:cs="Times Ext Roman"/>
          <w:i/>
          <w:iCs/>
        </w:rPr>
        <w:t xml:space="preserve"> cha</w:t>
      </w:r>
      <w:r w:rsidR="009C533C">
        <w:rPr>
          <w:rFonts w:cs="Times Ext Roman"/>
          <w:i/>
          <w:iCs/>
        </w:rPr>
        <w:t>n</w:t>
      </w:r>
      <w:r>
        <w:rPr>
          <w:rFonts w:cs="Times Ext Roman"/>
          <w:i/>
          <w:iCs/>
        </w:rPr>
        <w:t>dav’ anuv’ āge</w:t>
      </w:r>
      <w:r>
        <w:rPr>
          <w:rFonts w:cs="Times Ext Roman"/>
        </w:rPr>
        <w:t xml:space="preserve">).” The five syllables are of course </w:t>
      </w:r>
      <w:r>
        <w:rPr>
          <w:rFonts w:cs="Times Ext Roman"/>
          <w:i/>
          <w:iCs/>
        </w:rPr>
        <w:t>namaḥ śivāya</w:t>
      </w:r>
      <w:r>
        <w:rPr>
          <w:rFonts w:cs="Times Ext Roman"/>
        </w:rPr>
        <w:t>, the most important mantra of Śaivism. In its six-syllable form (</w:t>
      </w:r>
      <w:r>
        <w:rPr>
          <w:rFonts w:cs="Times Ext Roman"/>
          <w:i/>
          <w:iCs/>
        </w:rPr>
        <w:t>ōṁ namaḥ śivāya</w:t>
      </w:r>
      <w:r>
        <w:rPr>
          <w:rFonts w:cs="Times Ext Roman"/>
        </w:rPr>
        <w:t xml:space="preserve">), it corresponds with the title of Kēśirāja’s most famous composition, the </w:t>
      </w:r>
      <w:r>
        <w:rPr>
          <w:rFonts w:cs="Times Ext Roman"/>
          <w:i/>
          <w:iCs/>
        </w:rPr>
        <w:t xml:space="preserve">Ṣaḍakṣara Kanda </w:t>
      </w:r>
      <w:r>
        <w:rPr>
          <w:rFonts w:cs="Times Ext Roman"/>
        </w:rPr>
        <w:t>(“</w:t>
      </w:r>
      <w:r w:rsidRPr="0078580A">
        <w:rPr>
          <w:rFonts w:cs="Times Ext Roman"/>
        </w:rPr>
        <w:t>Treatise of the Six-Syllable Mantra</w:t>
      </w:r>
      <w:r>
        <w:rPr>
          <w:rFonts w:cs="Times Ext Roman"/>
        </w:rPr>
        <w:t>”).</w:t>
      </w:r>
      <w:r>
        <w:rPr>
          <w:rStyle w:val="FootnoteReference"/>
          <w:rFonts w:cs="Times Ext Roman"/>
        </w:rPr>
        <w:footnoteReference w:id="32"/>
      </w:r>
      <w:r>
        <w:rPr>
          <w:rFonts w:cs="Times Ext Roman"/>
        </w:rPr>
        <w:t xml:space="preserve"> The treatise, dated to the early twelfth century, is among the earliest Śaiva devotional works in Kannada, but unlike the </w:t>
      </w:r>
      <w:r>
        <w:rPr>
          <w:rFonts w:cs="Times Ext Roman"/>
          <w:i/>
          <w:iCs/>
        </w:rPr>
        <w:t>vacana</w:t>
      </w:r>
      <w:r>
        <w:rPr>
          <w:rFonts w:cs="Times Ext Roman"/>
        </w:rPr>
        <w:t xml:space="preserve">s it is lengthy and composed in a traditional style and meter, and therefore cannot be regarded a </w:t>
      </w:r>
      <w:r>
        <w:rPr>
          <w:rFonts w:cs="Times Ext Roman"/>
          <w:i/>
          <w:iCs/>
        </w:rPr>
        <w:t>vacana</w:t>
      </w:r>
      <w:r>
        <w:rPr>
          <w:rFonts w:cs="Times Ext Roman"/>
        </w:rPr>
        <w:t xml:space="preserve">. It should also be noted that no </w:t>
      </w:r>
      <w:r>
        <w:rPr>
          <w:rFonts w:cs="Times Ext Roman"/>
          <w:i/>
          <w:iCs/>
        </w:rPr>
        <w:t>vacana</w:t>
      </w:r>
      <w:r>
        <w:rPr>
          <w:rFonts w:cs="Times Ext Roman"/>
        </w:rPr>
        <w:t>s are attributed to Kēśirāja by the later tradition.</w:t>
      </w:r>
    </w:p>
    <w:p w14:paraId="5DD6E46B" w14:textId="77777777" w:rsidR="009D07EC" w:rsidRDefault="009D07EC" w:rsidP="009D07EC">
      <w:pPr>
        <w:rPr>
          <w:rFonts w:cs="Times Ext Roman"/>
        </w:rPr>
      </w:pPr>
      <w:r>
        <w:rPr>
          <w:rFonts w:cs="Times Ext Roman"/>
        </w:rPr>
        <w:t xml:space="preserve">The only additional mention of Kēśirāja’s songs in this Ragaḷe can be found a few dozen lines further, in a passage that describes a devotional assembly led by Kēśirāja. Harihara writes: </w:t>
      </w:r>
    </w:p>
    <w:p w14:paraId="1805D19D" w14:textId="77777777" w:rsidR="009D07EC" w:rsidRDefault="009D07EC" w:rsidP="009D07EC">
      <w:pPr>
        <w:pStyle w:val="Quote"/>
        <w:rPr>
          <w:rFonts w:cs="Times Ext Roman"/>
          <w:lang w:bidi="he-IL"/>
        </w:rPr>
      </w:pPr>
      <w:r>
        <w:rPr>
          <w:lang w:bidi="he-IL"/>
        </w:rPr>
        <w:t xml:space="preserve">Thus did he [Kēśirāja] grow and develop when </w:t>
      </w:r>
      <w:bookmarkStart w:id="9" w:name="_Hlk161328355"/>
      <w:r>
        <w:rPr>
          <w:lang w:bidi="he-IL"/>
        </w:rPr>
        <w:t>one day, a Śaiva gathering was in full swing: he felt he was melting in the songs of elder devotees being sung. He bent low at the feet of the Jaṅgamas who gathered there. He broke out into reciting verses for Śiva, with great jubilation</w:t>
      </w:r>
      <w:bookmarkStart w:id="10" w:name="_Hlk66817882"/>
      <w:r>
        <w:rPr>
          <w:rFonts w:cs="Times Ext Roman"/>
          <w:lang w:bidi="he-IL"/>
        </w:rPr>
        <w:t>.</w:t>
      </w:r>
      <w:bookmarkEnd w:id="9"/>
      <w:bookmarkEnd w:id="10"/>
      <w:r>
        <w:rPr>
          <w:rStyle w:val="FootnoteReference"/>
          <w:rFonts w:cs="Times Ext Roman"/>
        </w:rPr>
        <w:footnoteReference w:id="33"/>
      </w:r>
    </w:p>
    <w:p w14:paraId="3247275D" w14:textId="77777777" w:rsidR="009D07EC" w:rsidRDefault="009D07EC" w:rsidP="009D07EC">
      <w:pPr>
        <w:ind w:firstLine="0"/>
        <w:rPr>
          <w:rFonts w:cs="Times Ext Roman"/>
        </w:rPr>
      </w:pPr>
      <w:r>
        <w:rPr>
          <w:rFonts w:cs="Times Ext Roman"/>
        </w:rPr>
        <w:t>It is difficult to determine whether Harihara refers in this passage to two different bodies of poetry—songs of the elders and Kēśirāja’s own verses</w:t>
      </w:r>
      <w:r>
        <w:rPr>
          <w:rFonts w:ascii="Times New Roman" w:hAnsi="Times New Roman"/>
        </w:rPr>
        <w:t>—</w:t>
      </w:r>
      <w:r>
        <w:rPr>
          <w:rFonts w:cs="Times Ext Roman"/>
        </w:rPr>
        <w:t>or whether the two belong to the same collection. The first reference is to songs of elder devotees (</w:t>
      </w:r>
      <w:r>
        <w:rPr>
          <w:rFonts w:cs="Times Ext Roman"/>
          <w:i/>
          <w:iCs/>
        </w:rPr>
        <w:t>hāḍuva purātanara gīta</w:t>
      </w:r>
      <w:r>
        <w:rPr>
          <w:rFonts w:cs="Times Ext Roman"/>
        </w:rPr>
        <w:t>), while the second reference is to verses to Śiva that Kēśirāja recites (</w:t>
      </w:r>
      <w:r>
        <w:rPr>
          <w:rFonts w:cs="Times Ext Roman"/>
          <w:i/>
          <w:iCs/>
        </w:rPr>
        <w:t>śivana padyavan ōdi</w:t>
      </w:r>
      <w:r>
        <w:rPr>
          <w:rFonts w:cs="Times Ext Roman"/>
        </w:rPr>
        <w:t xml:space="preserve">). But the use of “recites” in the second reference is noteworthy, because it implies that these verses were pre-composed—not extemporaneous, which is how the tradition usually understands the composition of </w:t>
      </w:r>
      <w:r>
        <w:rPr>
          <w:rFonts w:cs="Times Ext Roman"/>
          <w:i/>
          <w:iCs/>
        </w:rPr>
        <w:t>vacana</w:t>
      </w:r>
      <w:r>
        <w:rPr>
          <w:rFonts w:cs="Times Ext Roman"/>
        </w:rPr>
        <w:t xml:space="preserve">s. In addition, in both passages quoted here from the </w:t>
      </w:r>
      <w:r>
        <w:rPr>
          <w:rFonts w:cs="Times Ext Roman"/>
          <w:i/>
          <w:iCs/>
        </w:rPr>
        <w:t>Kēśirājadaṇṇāyakara Ragaḷe</w:t>
      </w:r>
      <w:r>
        <w:rPr>
          <w:rFonts w:cs="Times Ext Roman"/>
        </w:rPr>
        <w:t>, Harihara refers to “verses” (</w:t>
      </w:r>
      <w:r>
        <w:rPr>
          <w:rFonts w:cs="Times Ext Roman"/>
          <w:i/>
          <w:iCs/>
        </w:rPr>
        <w:t>padya</w:t>
      </w:r>
      <w:r>
        <w:rPr>
          <w:rFonts w:cs="Times Ext Roman"/>
        </w:rPr>
        <w:t xml:space="preserve">s), and this formally </w:t>
      </w:r>
      <w:r>
        <w:rPr>
          <w:rFonts w:cs="Times Ext Roman"/>
        </w:rPr>
        <w:lastRenderedPageBreak/>
        <w:t xml:space="preserve">distinguishes them from </w:t>
      </w:r>
      <w:r>
        <w:rPr>
          <w:rFonts w:cs="Times Ext Roman"/>
          <w:i/>
          <w:iCs/>
        </w:rPr>
        <w:t>vacana</w:t>
      </w:r>
      <w:r>
        <w:rPr>
          <w:rFonts w:cs="Times Ext Roman"/>
        </w:rPr>
        <w:t>s, which, with the exception of a small subset composed in triplets (</w:t>
      </w:r>
      <w:r>
        <w:rPr>
          <w:rFonts w:cs="Times Ext Roman"/>
          <w:i/>
          <w:iCs/>
        </w:rPr>
        <w:t>tripadi</w:t>
      </w:r>
      <w:r>
        <w:rPr>
          <w:rFonts w:cs="Times Ext Roman"/>
        </w:rPr>
        <w:t xml:space="preserve">), are written without meter. Finally—and this is characteristic of Harihara’s reports of the saints’ songs or verses—we learn next to nothing about their outstanding content or message beyond devotional conventions that are ubiquitous in the text. </w:t>
      </w:r>
    </w:p>
    <w:p w14:paraId="6EBDDE85" w14:textId="77777777" w:rsidR="009D07EC" w:rsidRDefault="009D07EC" w:rsidP="009D07EC">
      <w:pPr>
        <w:rPr>
          <w:rFonts w:cs="Times Ext Roman"/>
        </w:rPr>
      </w:pPr>
      <w:r>
        <w:rPr>
          <w:rFonts w:cs="Times Ext Roman"/>
        </w:rPr>
        <w:t xml:space="preserve">Thus, although the passages about Kēśirāja’s poetry are among the most pronounced sections of Harihara’s writing about devotional singing by the saints in the Kannada-speaking region, these are by any measure brief and do not shed light on the early reception of </w:t>
      </w:r>
      <w:r>
        <w:rPr>
          <w:rFonts w:cs="Times Ext Roman"/>
          <w:i/>
          <w:iCs/>
        </w:rPr>
        <w:t>vacana</w:t>
      </w:r>
      <w:r>
        <w:rPr>
          <w:rFonts w:cs="Times Ext Roman"/>
        </w:rPr>
        <w:t xml:space="preserve">s. They simply describe devotional poetry that was composed in traditional forms and was not recognized for groundbreaking messages or exceptional discursive quality, nor for the poetic features that distinguish the </w:t>
      </w:r>
      <w:r>
        <w:rPr>
          <w:rFonts w:cs="Times Ext Roman"/>
          <w:i/>
          <w:iCs/>
        </w:rPr>
        <w:t>vacana</w:t>
      </w:r>
      <w:r>
        <w:rPr>
          <w:rFonts w:cs="Times Ext Roman"/>
        </w:rPr>
        <w:t xml:space="preserve">s. Based on these passages, it is reasonable to assume that, in the devotional culture of the Kannada-speaking region of the period under discussion here, devotional poetry and its performance did not narrowly imply </w:t>
      </w:r>
      <w:r>
        <w:rPr>
          <w:rFonts w:cs="Times Ext Roman"/>
          <w:i/>
          <w:iCs/>
        </w:rPr>
        <w:t>vacana</w:t>
      </w:r>
      <w:r>
        <w:rPr>
          <w:rFonts w:cs="Times Ext Roman"/>
        </w:rPr>
        <w:t xml:space="preserve">s as they are imagined today: at the very least, devotional songs in more traditional forms were being composed and appreciated. The remaining sections of this article discuss the three most celebrated saint-poets of this tradition: Allama Prabhu, Basava, and Akka Mahādēvi. We will see that Harihara’s treatment of the poetic oeuvre of each of these saints complicates the historical understanding of </w:t>
      </w:r>
      <w:r>
        <w:rPr>
          <w:rFonts w:cs="Times Ext Roman"/>
          <w:i/>
          <w:iCs/>
        </w:rPr>
        <w:t>vacana</w:t>
      </w:r>
      <w:r>
        <w:rPr>
          <w:rFonts w:cs="Times Ext Roman"/>
        </w:rPr>
        <w:t xml:space="preserve">s in a different way. </w:t>
      </w:r>
    </w:p>
    <w:p w14:paraId="050E75F4" w14:textId="77777777" w:rsidR="009D07EC" w:rsidRDefault="009D07EC" w:rsidP="009D07EC">
      <w:pPr>
        <w:pStyle w:val="Heading1"/>
        <w:rPr>
          <w:rFonts w:cs="Times Ext Roman"/>
        </w:rPr>
      </w:pPr>
      <w:r>
        <w:rPr>
          <w:rFonts w:cs="Times Ext Roman"/>
        </w:rPr>
        <w:t xml:space="preserve">A Eulogy (and not </w:t>
      </w:r>
      <w:r>
        <w:rPr>
          <w:rFonts w:cs="Times Ext Roman"/>
          <w:i/>
          <w:iCs/>
        </w:rPr>
        <w:t>Vacana</w:t>
      </w:r>
      <w:r>
        <w:rPr>
          <w:rFonts w:cs="Times Ext Roman"/>
        </w:rPr>
        <w:t>) by Allama Prabhu</w:t>
      </w:r>
    </w:p>
    <w:p w14:paraId="16CFB8D5" w14:textId="77777777" w:rsidR="009D07EC" w:rsidRDefault="009D07EC" w:rsidP="009D07EC">
      <w:pPr>
        <w:ind w:firstLine="0"/>
        <w:rPr>
          <w:rFonts w:cs="Times Ext Roman"/>
        </w:rPr>
      </w:pPr>
      <w:r>
        <w:rPr>
          <w:rFonts w:cs="Times Ext Roman"/>
        </w:rPr>
        <w:t xml:space="preserve">As I argue elsewhere, Allama Prabhu, who is today considered among the most prolific and prized composers of </w:t>
      </w:r>
      <w:r>
        <w:rPr>
          <w:rFonts w:cs="Times Ext Roman"/>
          <w:i/>
          <w:iCs/>
        </w:rPr>
        <w:t>vacana</w:t>
      </w:r>
      <w:r>
        <w:rPr>
          <w:rFonts w:cs="Times Ext Roman"/>
        </w:rPr>
        <w:t>s, is not recognized as such in Harihara’s version of his life story.</w:t>
      </w:r>
      <w:r>
        <w:rPr>
          <w:rStyle w:val="FootnoteReference"/>
          <w:rFonts w:cs="Times Ext Roman"/>
        </w:rPr>
        <w:footnoteReference w:id="34"/>
      </w:r>
      <w:r>
        <w:rPr>
          <w:rFonts w:cs="Times Ext Roman"/>
        </w:rPr>
        <w:t xml:space="preserve"> Furthermore, in contrast to the later tradition, in which Allama is portrayed as a staunch and polemical spiritual leader of the nascent devotional community, Harihara’s portrayal of Allama as a saint focuses on his wandering as a reclusive mendicant who shuns the company of humans. Harihara’s approach to Allama’s solitary sanctity leaves limited scope for presenting his celebrated lyricism or for describing at length his dramatic </w:t>
      </w:r>
      <w:r>
        <w:rPr>
          <w:rFonts w:cs="Times Ext Roman"/>
        </w:rPr>
        <w:lastRenderedPageBreak/>
        <w:t>encounters with other spiritual figures, both of which are hallmarks of his later biographies.</w:t>
      </w:r>
      <w:r>
        <w:rPr>
          <w:rStyle w:val="FootnoteReference"/>
          <w:rFonts w:cs="Times Ext Roman"/>
        </w:rPr>
        <w:footnoteReference w:id="35"/>
      </w:r>
    </w:p>
    <w:p w14:paraId="39F276C8" w14:textId="77777777" w:rsidR="009D07EC" w:rsidRDefault="009D07EC" w:rsidP="009D07EC">
      <w:pPr>
        <w:rPr>
          <w:rFonts w:cs="Times Ext Roman"/>
        </w:rPr>
      </w:pPr>
      <w:r>
        <w:rPr>
          <w:rFonts w:cs="Times Ext Roman"/>
        </w:rPr>
        <w:t xml:space="preserve">In the Ragaḷe story about Allama there is only one passage that quotes a poetic utterance by this saint. This utterance, consisting of words of praise for Allama’s guru, is extemporaneous, just as </w:t>
      </w:r>
      <w:r>
        <w:rPr>
          <w:rFonts w:cs="Times Ext Roman"/>
          <w:i/>
          <w:iCs/>
        </w:rPr>
        <w:t>vacana</w:t>
      </w:r>
      <w:r>
        <w:rPr>
          <w:rFonts w:cs="Times Ext Roman"/>
        </w:rPr>
        <w:t xml:space="preserve">s are supposed to be, but in terms of form it is organically woven into the text using the </w:t>
      </w:r>
      <w:r>
        <w:rPr>
          <w:rFonts w:cs="Times Ext Roman"/>
          <w:i/>
          <w:iCs/>
        </w:rPr>
        <w:t xml:space="preserve">ragaḷe </w:t>
      </w:r>
      <w:r>
        <w:rPr>
          <w:rFonts w:cs="Times Ext Roman"/>
        </w:rPr>
        <w:t xml:space="preserve">meter and hardly resembles a </w:t>
      </w:r>
      <w:r>
        <w:rPr>
          <w:rFonts w:cs="Times Ext Roman"/>
          <w:i/>
          <w:iCs/>
        </w:rPr>
        <w:t xml:space="preserve">vacana, </w:t>
      </w:r>
      <w:r>
        <w:rPr>
          <w:rFonts w:cs="Times Ext Roman"/>
        </w:rPr>
        <w:t>which should be in rhythmic prose and include a “signature”:</w:t>
      </w:r>
    </w:p>
    <w:p w14:paraId="25C3A15D" w14:textId="77777777" w:rsidR="009D07EC" w:rsidRDefault="009D07EC" w:rsidP="009D07EC">
      <w:pPr>
        <w:pStyle w:val="Quote"/>
      </w:pPr>
      <w:bookmarkStart w:id="11" w:name="_Hlk161335914"/>
      <w:r>
        <w:t>The one who enjoys Lakṣmi in the form of liberation</w:t>
      </w:r>
      <w:bookmarkEnd w:id="11"/>
      <w:r>
        <w:t>,</w:t>
      </w:r>
    </w:p>
    <w:p w14:paraId="5D1223EE" w14:textId="77777777" w:rsidR="009D07EC" w:rsidRDefault="009D07EC" w:rsidP="009D07EC">
      <w:pPr>
        <w:pStyle w:val="Quote"/>
        <w:rPr>
          <w:rFonts w:cs="Times Ext Roman"/>
        </w:rPr>
      </w:pPr>
      <w:r>
        <w:rPr>
          <w:rFonts w:cs="Times Ext Roman"/>
        </w:rPr>
        <w:t xml:space="preserve">Lord! Great </w:t>
      </w:r>
      <w:r>
        <w:rPr>
          <w:rFonts w:cs="Times Ext Roman"/>
          <w:color w:val="000000" w:themeColor="text1"/>
        </w:rPr>
        <w:t>yogi</w:t>
      </w:r>
      <w:r>
        <w:rPr>
          <w:rFonts w:cs="Times Ext Roman"/>
        </w:rPr>
        <w:t>, pure, eternal, and unparalleled,</w:t>
      </w:r>
    </w:p>
    <w:p w14:paraId="1BF955AD" w14:textId="77777777" w:rsidR="009D07EC" w:rsidRDefault="009D07EC" w:rsidP="009D07EC">
      <w:pPr>
        <w:pStyle w:val="Quote"/>
        <w:rPr>
          <w:rFonts w:cs="Times Ext Roman"/>
        </w:rPr>
      </w:pPr>
      <w:r>
        <w:rPr>
          <w:rFonts w:cs="Times Ext Roman"/>
        </w:rPr>
        <w:t>Lord! A yogi of Śiva who generates pure, innate bliss,</w:t>
      </w:r>
    </w:p>
    <w:p w14:paraId="47589D1F" w14:textId="77777777" w:rsidR="009D07EC" w:rsidRDefault="009D07EC" w:rsidP="009D07EC">
      <w:pPr>
        <w:pStyle w:val="Quote"/>
        <w:rPr>
          <w:rFonts w:cs="Times Ext Roman"/>
        </w:rPr>
      </w:pPr>
      <w:r>
        <w:rPr>
          <w:rFonts w:cs="Times Ext Roman"/>
        </w:rPr>
        <w:t>the firm yogi</w:t>
      </w:r>
      <w:r>
        <w:rPr>
          <w:rFonts w:cs="Times Ext Roman"/>
          <w:iCs/>
          <w:color w:val="FF0000"/>
        </w:rPr>
        <w:t xml:space="preserve"> </w:t>
      </w:r>
      <w:r>
        <w:rPr>
          <w:rFonts w:cs="Times Ext Roman"/>
        </w:rPr>
        <w:t>dedicated to holding Śiva in his hand,</w:t>
      </w:r>
    </w:p>
    <w:p w14:paraId="2D908ED9" w14:textId="77777777" w:rsidR="009D07EC" w:rsidRDefault="009D07EC" w:rsidP="009D07EC">
      <w:pPr>
        <w:pStyle w:val="Quote"/>
        <w:rPr>
          <w:rFonts w:cs="Times Ext Roman"/>
        </w:rPr>
      </w:pPr>
      <w:r>
        <w:rPr>
          <w:rFonts w:cs="Times Ext Roman"/>
        </w:rPr>
        <w:t>the unmoving yogi watching closely the image of the root of existence,</w:t>
      </w:r>
    </w:p>
    <w:p w14:paraId="1DC4D37B" w14:textId="77777777" w:rsidR="009D07EC" w:rsidRDefault="009D07EC" w:rsidP="009D07EC">
      <w:pPr>
        <w:pStyle w:val="Quote"/>
        <w:rPr>
          <w:rFonts w:cs="Times Ext Roman"/>
        </w:rPr>
      </w:pPr>
      <w:r>
        <w:rPr>
          <w:rFonts w:cs="Times Ext Roman"/>
        </w:rPr>
        <w:t xml:space="preserve">the yogi of Śiva who captured the </w:t>
      </w:r>
      <w:r>
        <w:rPr>
          <w:rFonts w:cs="Times Ext Roman"/>
          <w:i/>
          <w:iCs/>
        </w:rPr>
        <w:t>liṅga</w:t>
      </w:r>
      <w:r>
        <w:rPr>
          <w:rFonts w:cs="Times Ext Roman"/>
          <w:iCs/>
        </w:rPr>
        <w:t xml:space="preserve"> </w:t>
      </w:r>
      <w:r>
        <w:rPr>
          <w:rFonts w:cs="Times Ext Roman"/>
        </w:rPr>
        <w:t xml:space="preserve">in his glance, </w:t>
      </w:r>
    </w:p>
    <w:p w14:paraId="22F1D573" w14:textId="77777777" w:rsidR="009D07EC" w:rsidRDefault="009D07EC" w:rsidP="009D07EC">
      <w:pPr>
        <w:pStyle w:val="Quote"/>
        <w:rPr>
          <w:rFonts w:cs="Times Ext Roman"/>
        </w:rPr>
      </w:pPr>
      <w:r>
        <w:rPr>
          <w:rFonts w:cs="Times Ext Roman"/>
        </w:rPr>
        <w:t>the illuminating yogi who, with eyes only, has attained integration of his entire self,</w:t>
      </w:r>
    </w:p>
    <w:p w14:paraId="3296665C" w14:textId="77777777" w:rsidR="009D07EC" w:rsidRDefault="009D07EC" w:rsidP="009D07EC">
      <w:pPr>
        <w:pStyle w:val="Quote"/>
        <w:rPr>
          <w:rFonts w:cs="Times Ext Roman"/>
        </w:rPr>
      </w:pPr>
      <w:r>
        <w:rPr>
          <w:rFonts w:cs="Times Ext Roman"/>
        </w:rPr>
        <w:t>becoming a yogi of the unborn god only by crushing lust.</w:t>
      </w:r>
    </w:p>
    <w:p w14:paraId="4EE19922" w14:textId="77777777" w:rsidR="009D07EC" w:rsidRDefault="009D07EC" w:rsidP="009D07EC">
      <w:pPr>
        <w:pStyle w:val="Quote"/>
        <w:rPr>
          <w:rFonts w:cs="Times Ext Roman"/>
        </w:rPr>
      </w:pPr>
      <w:r>
        <w:rPr>
          <w:rFonts w:cs="Times Ext Roman"/>
        </w:rPr>
        <w:t>The yogi of Śiva, fastened to devotion in his heart.</w:t>
      </w:r>
      <w:r>
        <w:rPr>
          <w:rStyle w:val="FootnoteReference"/>
          <w:rFonts w:cs="Times Ext Roman"/>
        </w:rPr>
        <w:footnoteReference w:id="36"/>
      </w:r>
    </w:p>
    <w:p w14:paraId="3FBC92A8" w14:textId="77777777" w:rsidR="009D07EC" w:rsidRDefault="009D07EC" w:rsidP="009D07EC">
      <w:pPr>
        <w:ind w:firstLine="0"/>
        <w:rPr>
          <w:rFonts w:cs="Times Ext Roman"/>
        </w:rPr>
      </w:pPr>
      <w:r>
        <w:rPr>
          <w:rFonts w:cs="Times Ext Roman"/>
        </w:rPr>
        <w:t>Allama’s other direct speeches in this Ragaḷe are not lyrical and in general are terse and descriptive.</w:t>
      </w:r>
      <w:r>
        <w:rPr>
          <w:rStyle w:val="FootnoteReference"/>
          <w:rFonts w:cs="Times Ext Roman"/>
        </w:rPr>
        <w:footnoteReference w:id="37"/>
      </w:r>
      <w:r>
        <w:rPr>
          <w:rFonts w:cs="Times Ext Roman"/>
        </w:rPr>
        <w:t xml:space="preserve"> </w:t>
      </w:r>
    </w:p>
    <w:p w14:paraId="405300B0" w14:textId="77777777" w:rsidR="009D07EC" w:rsidRDefault="009D07EC" w:rsidP="009D07EC">
      <w:pPr>
        <w:rPr>
          <w:rFonts w:cs="Times Ext Roman"/>
        </w:rPr>
      </w:pPr>
      <w:r>
        <w:rPr>
          <w:rFonts w:cs="Times Ext Roman"/>
        </w:rPr>
        <w:t xml:space="preserve">In contrast to Allama himself, other figures in the Ragaḷe are quoted expressing their wonderment at the sight of him, but their appreciation focuses on Allama’s renunciation, his practice of carrying of the </w:t>
      </w:r>
      <w:r>
        <w:rPr>
          <w:rFonts w:cs="Times Ext Roman"/>
          <w:i/>
          <w:iCs/>
        </w:rPr>
        <w:t xml:space="preserve">liṅga </w:t>
      </w:r>
      <w:r>
        <w:rPr>
          <w:rFonts w:cs="Times Ext Roman"/>
        </w:rPr>
        <w:t>in the palm of his hand, and his spiritual merits, without making any mention of his poetic acumen or verbal skills.</w:t>
      </w:r>
      <w:r>
        <w:rPr>
          <w:rStyle w:val="FootnoteReference"/>
          <w:rFonts w:cs="Times Ext Roman"/>
        </w:rPr>
        <w:footnoteReference w:id="38"/>
      </w:r>
      <w:r>
        <w:rPr>
          <w:rFonts w:cs="Times Ext Roman"/>
        </w:rPr>
        <w:t xml:space="preserve"> Although in this text Allama is claimed to have met with two other important devotees, Basava and Siddharāma, Harihara’s report of these important encounters is minimal, consisting in total of </w:t>
      </w:r>
      <w:r>
        <w:rPr>
          <w:rFonts w:cs="Times Ext Roman"/>
        </w:rPr>
        <w:lastRenderedPageBreak/>
        <w:t>just six short lines, and he does not quote any direct conversation.</w:t>
      </w:r>
      <w:r>
        <w:rPr>
          <w:rStyle w:val="FootnoteReference"/>
          <w:rFonts w:cs="Times Ext Roman"/>
        </w:rPr>
        <w:footnoteReference w:id="39"/>
      </w:r>
      <w:r>
        <w:t xml:space="preserve"> </w:t>
      </w:r>
      <w:r>
        <w:rPr>
          <w:rFonts w:cs="Times Ext Roman"/>
        </w:rPr>
        <w:t xml:space="preserve">This can be put in sharp relief against the elaborate drama in the much later </w:t>
      </w:r>
      <w:r>
        <w:rPr>
          <w:rFonts w:cs="Times Ext Roman"/>
          <w:i/>
          <w:iCs/>
        </w:rPr>
        <w:t xml:space="preserve">Śūnyasampādane </w:t>
      </w:r>
      <w:r>
        <w:rPr>
          <w:rFonts w:cs="Times Ext Roman"/>
        </w:rPr>
        <w:t xml:space="preserve">(“Reaching Nothingness”) works about Allama’s stay in Kalyāṇa during his tenure there next to Basava, which is replete with </w:t>
      </w:r>
      <w:r>
        <w:rPr>
          <w:rFonts w:cs="Times Ext Roman"/>
          <w:i/>
          <w:iCs/>
        </w:rPr>
        <w:t>vacana</w:t>
      </w:r>
      <w:r>
        <w:rPr>
          <w:rFonts w:cs="Times Ext Roman"/>
        </w:rPr>
        <w:t xml:space="preserve">s. </w:t>
      </w:r>
    </w:p>
    <w:p w14:paraId="4B4E289E" w14:textId="77777777" w:rsidR="009D07EC" w:rsidRDefault="009D07EC" w:rsidP="009D07EC">
      <w:pPr>
        <w:pStyle w:val="Heading1"/>
        <w:rPr>
          <w:rFonts w:cs="Times Ext Roman"/>
        </w:rPr>
      </w:pPr>
      <w:bookmarkStart w:id="12" w:name="_Hlk88503700"/>
      <w:r>
        <w:rPr>
          <w:rFonts w:cs="Times Ext Roman"/>
        </w:rPr>
        <w:t xml:space="preserve">Two </w:t>
      </w:r>
      <w:r>
        <w:rPr>
          <w:rFonts w:cs="Times Ext Roman"/>
          <w:i/>
          <w:iCs/>
        </w:rPr>
        <w:t>Vacana</w:t>
      </w:r>
      <w:r>
        <w:rPr>
          <w:rFonts w:cs="Times Ext Roman"/>
        </w:rPr>
        <w:t>s (and a Fragment) by Basava</w:t>
      </w:r>
    </w:p>
    <w:p w14:paraId="10791695" w14:textId="77777777" w:rsidR="009D07EC" w:rsidRDefault="009D07EC" w:rsidP="009D07EC">
      <w:pPr>
        <w:ind w:firstLine="0"/>
        <w:rPr>
          <w:rFonts w:cs="Times Ext Roman"/>
        </w:rPr>
      </w:pPr>
      <w:r>
        <w:rPr>
          <w:rFonts w:cs="Times Ext Roman"/>
        </w:rPr>
        <w:t>The Ragaḷe story about Basava stands out in the collection as the longest and most developed piece, even in its extant form, which is about half the length of the original. The sheer length of Harihara’s version of Basava’s life offers a profusion of details about his remembered story. Fortuitously, this also includes references to Basava’s poetic compositions, although the space allotted by Harihara to this aspect of Basava’s life is quite limited:</w:t>
      </w:r>
      <w:r>
        <w:rPr>
          <w:rStyle w:val="FootnoteReference"/>
          <w:rFonts w:cs="Times Ext Roman"/>
        </w:rPr>
        <w:footnoteReference w:id="40"/>
      </w:r>
      <w:r>
        <w:rPr>
          <w:rFonts w:cs="Times Ext Roman"/>
        </w:rPr>
        <w:t xml:space="preserve"> Of the thirteen chapters, containing together about 1,200 lines, direct quotations of </w:t>
      </w:r>
      <w:r>
        <w:rPr>
          <w:rFonts w:cs="Times Ext Roman"/>
          <w:i/>
          <w:iCs/>
        </w:rPr>
        <w:t>vacana</w:t>
      </w:r>
      <w:r>
        <w:rPr>
          <w:rFonts w:cs="Times Ext Roman"/>
        </w:rPr>
        <w:t>s consist of only two short lines in chapter 12, and perhaps another short fragment in chapter 13.</w:t>
      </w:r>
      <w:r>
        <w:rPr>
          <w:rStyle w:val="FootnoteReference"/>
          <w:rFonts w:cs="Times Ext Roman"/>
        </w:rPr>
        <w:footnoteReference w:id="41"/>
      </w:r>
    </w:p>
    <w:p w14:paraId="10641C29" w14:textId="77777777" w:rsidR="009D07EC" w:rsidRDefault="009D07EC" w:rsidP="009D07EC">
      <w:pPr>
        <w:rPr>
          <w:rFonts w:cs="Times Ext Roman"/>
        </w:rPr>
      </w:pPr>
      <w:r>
        <w:rPr>
          <w:rFonts w:cs="Times Ext Roman"/>
        </w:rPr>
        <w:t xml:space="preserve">To complicate things further, the actual task of identifying what might be considered a </w:t>
      </w:r>
      <w:r>
        <w:rPr>
          <w:rFonts w:cs="Times Ext Roman"/>
          <w:i/>
          <w:iCs/>
        </w:rPr>
        <w:t>vacana</w:t>
      </w:r>
      <w:r>
        <w:rPr>
          <w:rFonts w:cs="Times Ext Roman"/>
        </w:rPr>
        <w:t xml:space="preserve"> quotation in the text is not an easy one. A few verses scattered throughout this long work quote Basava addressing his god or a fellow Śaiva with a devotional appeal, but these verses are difficult to identify as recognized </w:t>
      </w:r>
      <w:r>
        <w:rPr>
          <w:rFonts w:cs="Times Ext Roman"/>
          <w:i/>
          <w:iCs/>
        </w:rPr>
        <w:t>vacana</w:t>
      </w:r>
      <w:r>
        <w:rPr>
          <w:rFonts w:cs="Times Ext Roman"/>
        </w:rPr>
        <w:t xml:space="preserve">s. To illustrate: a passage in chapter 3 with a quotation of Basava praising Śiva reads more like traditional devotional poetry with stock descriptions of the god and a refrain at the end of every line; it does not meet the expectations of a </w:t>
      </w:r>
      <w:r>
        <w:rPr>
          <w:rFonts w:cs="Times Ext Roman"/>
          <w:i/>
          <w:iCs/>
        </w:rPr>
        <w:t>vacana</w:t>
      </w:r>
      <w:r>
        <w:rPr>
          <w:rFonts w:cs="Times Ext Roman"/>
        </w:rPr>
        <w:t xml:space="preserve"> in terms of either structure or content.</w:t>
      </w:r>
      <w:r>
        <w:rPr>
          <w:rStyle w:val="FootnoteReference"/>
          <w:rFonts w:cs="Times Ext Roman"/>
        </w:rPr>
        <w:footnoteReference w:id="42"/>
      </w:r>
      <w:r>
        <w:rPr>
          <w:rFonts w:cs="Times Ext Roman"/>
        </w:rPr>
        <w:t xml:space="preserve"> Five other short quotations addressed to the god could be read like </w:t>
      </w:r>
      <w:r>
        <w:rPr>
          <w:rFonts w:cs="Times Ext Roman"/>
          <w:i/>
          <w:iCs/>
        </w:rPr>
        <w:t>vacana</w:t>
      </w:r>
      <w:r>
        <w:rPr>
          <w:rFonts w:cs="Times Ext Roman"/>
        </w:rPr>
        <w:t xml:space="preserve">s, but I was not able to find any similar statements in the published corpus of </w:t>
      </w:r>
      <w:r>
        <w:rPr>
          <w:rFonts w:cs="Times Ext Roman"/>
          <w:i/>
          <w:iCs/>
        </w:rPr>
        <w:t>vacana</w:t>
      </w:r>
      <w:r>
        <w:rPr>
          <w:rFonts w:cs="Times Ext Roman"/>
        </w:rPr>
        <w:t>s.</w:t>
      </w:r>
      <w:r>
        <w:rPr>
          <w:rStyle w:val="FootnoteReference"/>
          <w:rFonts w:cs="Times Ext Roman"/>
        </w:rPr>
        <w:footnoteReference w:id="43"/>
      </w:r>
      <w:r>
        <w:rPr>
          <w:rFonts w:cs="Times Ext Roman"/>
        </w:rPr>
        <w:t xml:space="preserve"> Three words of praise to Allama appear to correspond with the concluding line of a known </w:t>
      </w:r>
      <w:r>
        <w:rPr>
          <w:rFonts w:cs="Times Ext Roman"/>
          <w:i/>
          <w:iCs/>
        </w:rPr>
        <w:t>vacana</w:t>
      </w:r>
      <w:r>
        <w:rPr>
          <w:rFonts w:cs="Times Ext Roman"/>
        </w:rPr>
        <w:t>, although the verb is different.</w:t>
      </w:r>
      <w:r>
        <w:rPr>
          <w:rStyle w:val="FootnoteReference"/>
          <w:rFonts w:cs="Times Ext Roman"/>
        </w:rPr>
        <w:footnoteReference w:id="44"/>
      </w:r>
    </w:p>
    <w:p w14:paraId="6B99160D" w14:textId="77777777" w:rsidR="009D07EC" w:rsidRDefault="009D07EC" w:rsidP="009D07EC">
      <w:pPr>
        <w:rPr>
          <w:rFonts w:cs="Times Ext Roman"/>
        </w:rPr>
      </w:pPr>
      <w:r>
        <w:rPr>
          <w:rFonts w:cs="Times Ext Roman"/>
        </w:rPr>
        <w:lastRenderedPageBreak/>
        <w:t>Harihara’s own description of Basava’s songs in the end of chapter 9 and beginning of chapter 10 is telling in terms of Harihara’s appreciation of them. The passage comes immediately after a miraculous feat: Basava’s resuscitation after his life breath has left his body in his sleep to follow roaming devotees. The following passage celebrates Basava’s recovery:</w:t>
      </w:r>
    </w:p>
    <w:p w14:paraId="6AEFE3A9" w14:textId="77777777" w:rsidR="009D07EC" w:rsidRDefault="009D07EC" w:rsidP="009D07EC">
      <w:pPr>
        <w:pStyle w:val="Quote"/>
        <w:rPr>
          <w:rFonts w:cs="Times Ext Roman"/>
        </w:rPr>
      </w:pPr>
      <w:r>
        <w:rPr>
          <w:rFonts w:cs="Times Ext Roman"/>
        </w:rPr>
        <w:t>Reflecting on all this, the hair on his body bristled, and he began to sing songs.</w:t>
      </w:r>
    </w:p>
    <w:p w14:paraId="0FFDBCD0" w14:textId="3B8F1247" w:rsidR="009D07EC" w:rsidRDefault="009D07EC" w:rsidP="009D07EC">
      <w:pPr>
        <w:pStyle w:val="Quote"/>
        <w:rPr>
          <w:rFonts w:cs="Times Ext Roman"/>
        </w:rPr>
      </w:pPr>
      <w:r>
        <w:rPr>
          <w:rFonts w:cs="Times Ext Roman"/>
        </w:rPr>
        <w:t>Emboldened, he sang new songs for Saṅga [</w:t>
      </w:r>
      <w:r w:rsidR="0012336D">
        <w:rPr>
          <w:rFonts w:cs="Times Ext Roman"/>
        </w:rPr>
        <w:t>Śiva]</w:t>
      </w:r>
      <w:r>
        <w:rPr>
          <w:rFonts w:cs="Times Ext Roman"/>
        </w:rPr>
        <w:t>.</w:t>
      </w:r>
    </w:p>
    <w:p w14:paraId="14413921" w14:textId="77777777" w:rsidR="009D07EC" w:rsidRDefault="009D07EC" w:rsidP="009D07EC">
      <w:pPr>
        <w:pStyle w:val="Quote"/>
        <w:rPr>
          <w:rFonts w:cs="Times Ext Roman"/>
        </w:rPr>
      </w:pPr>
      <w:r>
        <w:rPr>
          <w:rFonts w:cs="Times Ext Roman"/>
        </w:rPr>
        <w:t>Chiding, he sang; caressing, he sang.</w:t>
      </w:r>
    </w:p>
    <w:p w14:paraId="253957FE" w14:textId="77777777" w:rsidR="009D07EC" w:rsidRDefault="009D07EC" w:rsidP="009D07EC">
      <w:pPr>
        <w:pStyle w:val="Quote"/>
        <w:rPr>
          <w:rFonts w:cs="Times Ext Roman"/>
        </w:rPr>
      </w:pPr>
      <w:r>
        <w:rPr>
          <w:rFonts w:cs="Times Ext Roman"/>
        </w:rPr>
        <w:t>Caring, he sang, and going beyond all limits, he sang.</w:t>
      </w:r>
    </w:p>
    <w:p w14:paraId="23F17D2C" w14:textId="77777777" w:rsidR="009D07EC" w:rsidRDefault="009D07EC" w:rsidP="009D07EC">
      <w:pPr>
        <w:pStyle w:val="Quote"/>
        <w:rPr>
          <w:rFonts w:cs="Times Ext Roman"/>
        </w:rPr>
      </w:pPr>
    </w:p>
    <w:p w14:paraId="025BC8EB" w14:textId="7344E245" w:rsidR="009D07EC" w:rsidRDefault="0012336D" w:rsidP="009D07EC">
      <w:pPr>
        <w:pStyle w:val="Quote"/>
        <w:rPr>
          <w:rFonts w:cs="Times Ext Roman"/>
        </w:rPr>
      </w:pPr>
      <w:r w:rsidRPr="0012336D">
        <w:rPr>
          <w:rFonts w:cs="Times Ext Roman"/>
        </w:rPr>
        <w:t>I</w:t>
      </w:r>
      <w:r w:rsidR="009D07EC">
        <w:rPr>
          <w:rFonts w:cs="Times Ext Roman"/>
        </w:rPr>
        <w:t>n song</w:t>
      </w:r>
      <w:r>
        <w:rPr>
          <w:rFonts w:cs="Times Ext Roman"/>
        </w:rPr>
        <w:t>,</w:t>
      </w:r>
      <w:r w:rsidR="009D07EC">
        <w:rPr>
          <w:rFonts w:cs="Times Ext Roman"/>
        </w:rPr>
        <w:t xml:space="preserve"> as his single-minded dedication blazed forth</w:t>
      </w:r>
      <w:r>
        <w:rPr>
          <w:rFonts w:cs="Times Ext Roman"/>
        </w:rPr>
        <w:t>.</w:t>
      </w:r>
    </w:p>
    <w:p w14:paraId="1637A13C" w14:textId="431E2570" w:rsidR="009D07EC" w:rsidRDefault="0012336D" w:rsidP="009D07EC">
      <w:pPr>
        <w:pStyle w:val="Quote"/>
        <w:rPr>
          <w:rFonts w:cs="Times Ext Roman"/>
        </w:rPr>
      </w:pPr>
      <w:r w:rsidRPr="0012336D">
        <w:rPr>
          <w:rFonts w:cs="Times Ext Roman"/>
        </w:rPr>
        <w:t>I</w:t>
      </w:r>
      <w:r w:rsidR="009D07EC">
        <w:rPr>
          <w:rFonts w:cs="Times Ext Roman"/>
        </w:rPr>
        <w:t>n song</w:t>
      </w:r>
      <w:r>
        <w:rPr>
          <w:rFonts w:cs="Times Ext Roman"/>
        </w:rPr>
        <w:t>,</w:t>
      </w:r>
      <w:r w:rsidR="009D07EC">
        <w:rPr>
          <w:rFonts w:cs="Times Ext Roman"/>
        </w:rPr>
        <w:t xml:space="preserve"> as his devotion to the unborn god grew</w:t>
      </w:r>
      <w:r>
        <w:rPr>
          <w:rFonts w:cs="Times Ext Roman"/>
        </w:rPr>
        <w:t>.</w:t>
      </w:r>
    </w:p>
    <w:p w14:paraId="6F3147AC" w14:textId="6BCFDDFC" w:rsidR="009D07EC" w:rsidRDefault="0012336D" w:rsidP="009D07EC">
      <w:pPr>
        <w:pStyle w:val="Quote"/>
        <w:rPr>
          <w:rFonts w:cs="Times Ext Roman"/>
        </w:rPr>
      </w:pPr>
      <w:r w:rsidRPr="0012336D">
        <w:rPr>
          <w:rFonts w:cs="Times Ext Roman"/>
        </w:rPr>
        <w:t>I</w:t>
      </w:r>
      <w:r w:rsidR="009D07EC">
        <w:rPr>
          <w:rFonts w:cs="Times Ext Roman"/>
        </w:rPr>
        <w:t>n song</w:t>
      </w:r>
      <w:r>
        <w:rPr>
          <w:rFonts w:cs="Times Ext Roman"/>
        </w:rPr>
        <w:t>,</w:t>
      </w:r>
      <w:r w:rsidR="009D07EC">
        <w:rPr>
          <w:rFonts w:cs="Times Ext Roman"/>
        </w:rPr>
        <w:t xml:space="preserve"> as the greatness of Saṅga spread</w:t>
      </w:r>
      <w:r>
        <w:rPr>
          <w:rFonts w:cs="Times Ext Roman"/>
        </w:rPr>
        <w:t>.</w:t>
      </w:r>
    </w:p>
    <w:p w14:paraId="50979043" w14:textId="0E7B9A8F" w:rsidR="009D07EC" w:rsidRDefault="0012336D" w:rsidP="009D07EC">
      <w:pPr>
        <w:pStyle w:val="Quote"/>
        <w:rPr>
          <w:rFonts w:cs="Times Ext Roman"/>
        </w:rPr>
      </w:pPr>
      <w:r w:rsidRPr="0012336D">
        <w:rPr>
          <w:rFonts w:cs="Times Ext Roman"/>
        </w:rPr>
        <w:t>I</w:t>
      </w:r>
      <w:r w:rsidR="009D07EC">
        <w:rPr>
          <w:rFonts w:cs="Times Ext Roman"/>
        </w:rPr>
        <w:t>n song</w:t>
      </w:r>
      <w:r>
        <w:rPr>
          <w:rFonts w:cs="Times Ext Roman"/>
        </w:rPr>
        <w:t>,</w:t>
      </w:r>
      <w:r w:rsidR="009D07EC">
        <w:rPr>
          <w:rFonts w:cs="Times Ext Roman"/>
        </w:rPr>
        <w:t xml:space="preserve"> as the bond of the Śaraṇas took over him</w:t>
      </w:r>
      <w:r>
        <w:rPr>
          <w:rFonts w:cs="Times Ext Roman"/>
        </w:rPr>
        <w:t>.</w:t>
      </w:r>
    </w:p>
    <w:p w14:paraId="61864111" w14:textId="0EF8B952" w:rsidR="009D07EC" w:rsidRDefault="0012336D" w:rsidP="009D07EC">
      <w:pPr>
        <w:pStyle w:val="Quote"/>
        <w:rPr>
          <w:rFonts w:cs="Times Ext Roman"/>
        </w:rPr>
      </w:pPr>
      <w:r w:rsidRPr="0012336D">
        <w:rPr>
          <w:rFonts w:cs="Times Ext Roman"/>
        </w:rPr>
        <w:t>I</w:t>
      </w:r>
      <w:r w:rsidR="009D07EC">
        <w:rPr>
          <w:rFonts w:cs="Times Ext Roman"/>
        </w:rPr>
        <w:t>n song</w:t>
      </w:r>
      <w:r>
        <w:rPr>
          <w:rFonts w:cs="Times Ext Roman"/>
        </w:rPr>
        <w:t>,</w:t>
      </w:r>
      <w:r w:rsidR="009D07EC">
        <w:rPr>
          <w:rFonts w:cs="Times Ext Roman"/>
        </w:rPr>
        <w:t xml:space="preserve"> with the downfall of other divinities</w:t>
      </w:r>
      <w:r>
        <w:rPr>
          <w:rFonts w:cs="Times Ext Roman"/>
        </w:rPr>
        <w:t>.</w:t>
      </w:r>
    </w:p>
    <w:p w14:paraId="767B0423" w14:textId="64ED149D" w:rsidR="009D07EC" w:rsidRDefault="0012336D" w:rsidP="009D07EC">
      <w:pPr>
        <w:pStyle w:val="Quote"/>
        <w:rPr>
          <w:rFonts w:cs="Times Ext Roman"/>
        </w:rPr>
      </w:pPr>
      <w:r w:rsidRPr="0012336D">
        <w:rPr>
          <w:rFonts w:cs="Times Ext Roman"/>
        </w:rPr>
        <w:t>I</w:t>
      </w:r>
      <w:r w:rsidR="009D07EC">
        <w:rPr>
          <w:rFonts w:cs="Times Ext Roman"/>
        </w:rPr>
        <w:t>n song</w:t>
      </w:r>
      <w:r>
        <w:rPr>
          <w:rFonts w:cs="Times Ext Roman"/>
        </w:rPr>
        <w:t>,</w:t>
      </w:r>
      <w:r w:rsidR="009D07EC">
        <w:rPr>
          <w:rFonts w:cs="Times Ext Roman"/>
        </w:rPr>
        <w:t xml:space="preserve"> as the horrid nature of other religious traditions was exposed.</w:t>
      </w:r>
    </w:p>
    <w:p w14:paraId="685AA02F" w14:textId="77777777" w:rsidR="009D07EC" w:rsidRDefault="009D07EC" w:rsidP="009D07EC">
      <w:pPr>
        <w:pStyle w:val="Quote"/>
        <w:rPr>
          <w:rFonts w:cs="Times Ext Roman"/>
        </w:rPr>
      </w:pPr>
    </w:p>
    <w:p w14:paraId="77C01372" w14:textId="77777777" w:rsidR="009D07EC" w:rsidRDefault="009D07EC" w:rsidP="009D07EC">
      <w:pPr>
        <w:pStyle w:val="Quote"/>
        <w:rPr>
          <w:rFonts w:cs="Times Ext Roman"/>
        </w:rPr>
      </w:pPr>
      <w:r>
        <w:rPr>
          <w:rFonts w:cs="Times Ext Roman"/>
        </w:rPr>
        <w:t>The songs became ear ornaments for Śiva!</w:t>
      </w:r>
    </w:p>
    <w:p w14:paraId="1EB6FD98" w14:textId="77777777" w:rsidR="009D07EC" w:rsidRDefault="009D07EC" w:rsidP="009D07EC">
      <w:pPr>
        <w:pStyle w:val="Quote"/>
        <w:rPr>
          <w:rFonts w:cs="Times Ext Roman"/>
        </w:rPr>
      </w:pPr>
      <w:r>
        <w:rPr>
          <w:rFonts w:cs="Times Ext Roman"/>
        </w:rPr>
        <w:t>The songs attracted the Lord’s compassion!</w:t>
      </w:r>
    </w:p>
    <w:p w14:paraId="6D2B6963" w14:textId="77777777" w:rsidR="009D07EC" w:rsidRDefault="009D07EC" w:rsidP="009D07EC">
      <w:pPr>
        <w:pStyle w:val="Quote"/>
        <w:rPr>
          <w:rFonts w:cs="Times Ext Roman"/>
        </w:rPr>
      </w:pPr>
    </w:p>
    <w:p w14:paraId="3576EB82" w14:textId="77777777" w:rsidR="009D07EC" w:rsidRDefault="009D07EC" w:rsidP="009D07EC">
      <w:pPr>
        <w:pStyle w:val="Quote"/>
        <w:rPr>
          <w:rFonts w:cs="Times Ext Roman"/>
        </w:rPr>
      </w:pPr>
      <w:r>
        <w:rPr>
          <w:rFonts w:cs="Times Ext Roman"/>
        </w:rPr>
        <w:t>Revered Basava sang together with the Śaraṇas and shone.</w:t>
      </w:r>
    </w:p>
    <w:p w14:paraId="2E35AD79" w14:textId="77777777" w:rsidR="009D07EC" w:rsidRDefault="009D07EC" w:rsidP="009D07EC">
      <w:pPr>
        <w:pStyle w:val="Quote"/>
        <w:rPr>
          <w:rFonts w:cs="Times Ext Roman"/>
        </w:rPr>
      </w:pPr>
      <w:r>
        <w:rPr>
          <w:rFonts w:cs="Times Ext Roman"/>
        </w:rPr>
        <w:t>Revered Basava, the wealth of devotees, danced and shone.</w:t>
      </w:r>
    </w:p>
    <w:p w14:paraId="5C4CCD3A" w14:textId="77777777" w:rsidR="009D07EC" w:rsidRDefault="009D07EC" w:rsidP="009D07EC">
      <w:pPr>
        <w:pStyle w:val="Quote"/>
        <w:rPr>
          <w:rFonts w:cs="Times Ext Roman"/>
        </w:rPr>
      </w:pPr>
      <w:r>
        <w:rPr>
          <w:rFonts w:cs="Times Ext Roman"/>
        </w:rPr>
        <w:t>Oh wonder! The one at the top of the chain of command shone.</w:t>
      </w:r>
    </w:p>
    <w:p w14:paraId="096A14D9" w14:textId="77777777" w:rsidR="009D07EC" w:rsidRDefault="009D07EC" w:rsidP="009D07EC">
      <w:pPr>
        <w:pStyle w:val="Quote"/>
        <w:rPr>
          <w:rFonts w:cs="Times Ext Roman"/>
        </w:rPr>
      </w:pPr>
      <w:r>
        <w:rPr>
          <w:rFonts w:cs="Times Ext Roman"/>
        </w:rPr>
        <w:t>Oh wonder! The lord of devoted heroes in this way shone.</w:t>
      </w:r>
      <w:r>
        <w:rPr>
          <w:rStyle w:val="FootnoteReference"/>
          <w:rFonts w:cs="Times Ext Roman"/>
        </w:rPr>
        <w:footnoteReference w:id="45"/>
      </w:r>
    </w:p>
    <w:p w14:paraId="45AE7617" w14:textId="77777777" w:rsidR="009D07EC" w:rsidRDefault="009D07EC" w:rsidP="009D07EC">
      <w:pPr>
        <w:pStyle w:val="Quote"/>
        <w:ind w:left="0"/>
        <w:rPr>
          <w:rFonts w:cs="Times Ext Roman"/>
          <w:i/>
          <w:iCs/>
        </w:rPr>
      </w:pPr>
      <w:r>
        <w:rPr>
          <w:rFonts w:cs="Times Ext Roman"/>
        </w:rPr>
        <w:lastRenderedPageBreak/>
        <w:t xml:space="preserve">Chapter 10 continues this theme in three opening verses that quote the devotees’ reciprocal eulogy: </w:t>
      </w:r>
    </w:p>
    <w:p w14:paraId="50F51F1B" w14:textId="77777777" w:rsidR="009D07EC" w:rsidRDefault="009D07EC" w:rsidP="009D07EC">
      <w:pPr>
        <w:pStyle w:val="Quote"/>
        <w:rPr>
          <w:rFonts w:cs="Times Ext Roman"/>
        </w:rPr>
      </w:pPr>
      <w:r>
        <w:rPr>
          <w:rFonts w:cs="Times Ext Roman"/>
        </w:rPr>
        <w:t>“Basava’s songs spread across the ocean-encircled earth!”—</w:t>
      </w:r>
    </w:p>
    <w:p w14:paraId="66B724F9" w14:textId="77777777" w:rsidR="009D07EC" w:rsidRDefault="009D07EC" w:rsidP="009D07EC">
      <w:pPr>
        <w:pStyle w:val="Quote"/>
        <w:rPr>
          <w:rFonts w:cs="Times Ext Roman"/>
        </w:rPr>
      </w:pPr>
      <w:r>
        <w:rPr>
          <w:rFonts w:cs="Times Ext Roman"/>
        </w:rPr>
        <w:t xml:space="preserve">By saying this, one confines them to a single place. </w:t>
      </w:r>
    </w:p>
    <w:p w14:paraId="1B126051" w14:textId="77777777" w:rsidR="009D07EC" w:rsidRDefault="009D07EC" w:rsidP="009D07EC">
      <w:pPr>
        <w:pStyle w:val="Quote"/>
        <w:rPr>
          <w:rFonts w:cs="Times Ext Roman"/>
        </w:rPr>
      </w:pPr>
      <w:r>
        <w:rPr>
          <w:rFonts w:cs="Times Ext Roman"/>
        </w:rPr>
        <w:t xml:space="preserve">Wouldn’t it be better to say they are inscribed </w:t>
      </w:r>
    </w:p>
    <w:p w14:paraId="2B05C092" w14:textId="77777777" w:rsidR="009D07EC" w:rsidRDefault="009D07EC" w:rsidP="009D07EC">
      <w:pPr>
        <w:pStyle w:val="Quote"/>
        <w:rPr>
          <w:rFonts w:cs="Times Ext Roman"/>
        </w:rPr>
      </w:pPr>
      <w:r>
        <w:rPr>
          <w:rFonts w:cs="Times Ext Roman"/>
        </w:rPr>
        <w:t xml:space="preserve">on the round entrance of the serpentine world, </w:t>
      </w:r>
    </w:p>
    <w:p w14:paraId="16B95CE9" w14:textId="77777777" w:rsidR="009D07EC" w:rsidRDefault="009D07EC" w:rsidP="009D07EC">
      <w:pPr>
        <w:pStyle w:val="Quote"/>
        <w:rPr>
          <w:rFonts w:cs="Times Ext Roman"/>
        </w:rPr>
      </w:pPr>
      <w:r>
        <w:rPr>
          <w:rFonts w:cs="Times Ext Roman"/>
        </w:rPr>
        <w:t xml:space="preserve">on the outer walls of the eight directions, </w:t>
      </w:r>
    </w:p>
    <w:p w14:paraId="602E0F24" w14:textId="77777777" w:rsidR="009D07EC" w:rsidRDefault="009D07EC" w:rsidP="009D07EC">
      <w:pPr>
        <w:pStyle w:val="Quote"/>
        <w:rPr>
          <w:rFonts w:cs="Times Ext Roman"/>
        </w:rPr>
      </w:pPr>
      <w:r>
        <w:rPr>
          <w:rFonts w:cs="Times Ext Roman"/>
        </w:rPr>
        <w:t xml:space="preserve">on the bodies of the elephants that guard the universe, </w:t>
      </w:r>
    </w:p>
    <w:p w14:paraId="6207B044" w14:textId="77777777" w:rsidR="009D07EC" w:rsidRDefault="009D07EC" w:rsidP="009D07EC">
      <w:pPr>
        <w:pStyle w:val="Quote"/>
        <w:rPr>
          <w:rFonts w:cs="Times Ext Roman"/>
        </w:rPr>
      </w:pPr>
      <w:r>
        <w:rPr>
          <w:rFonts w:cs="Times Ext Roman"/>
        </w:rPr>
        <w:t>on Indra’s tongue, on the doors of Śiva’s abode?</w:t>
      </w:r>
    </w:p>
    <w:p w14:paraId="5C0218E3" w14:textId="77777777" w:rsidR="009D07EC" w:rsidRDefault="009D07EC" w:rsidP="009D07EC">
      <w:pPr>
        <w:pStyle w:val="Quote"/>
        <w:rPr>
          <w:rFonts w:cs="Times Ext Roman"/>
        </w:rPr>
      </w:pPr>
    </w:p>
    <w:p w14:paraId="5781A3CA" w14:textId="77777777" w:rsidR="009D07EC" w:rsidRDefault="009D07EC" w:rsidP="009D07EC">
      <w:pPr>
        <w:pStyle w:val="Quote"/>
        <w:rPr>
          <w:rFonts w:cs="Times Ext Roman"/>
        </w:rPr>
      </w:pPr>
      <w:r>
        <w:rPr>
          <w:rFonts w:cs="Times Ext Roman"/>
        </w:rPr>
        <w:t>The songs were the music of Saṅga’s praise.</w:t>
      </w:r>
    </w:p>
    <w:p w14:paraId="237568BB" w14:textId="77777777" w:rsidR="009D07EC" w:rsidRDefault="009D07EC" w:rsidP="009D07EC">
      <w:pPr>
        <w:pStyle w:val="Quote"/>
        <w:rPr>
          <w:rFonts w:cs="Times Ext Roman"/>
        </w:rPr>
      </w:pPr>
      <w:r>
        <w:rPr>
          <w:rFonts w:cs="Times Ext Roman"/>
        </w:rPr>
        <w:t>The songs were the purity of the broad earth.</w:t>
      </w:r>
    </w:p>
    <w:p w14:paraId="6A3F9A6F" w14:textId="77777777" w:rsidR="009D07EC" w:rsidRDefault="009D07EC" w:rsidP="009D07EC">
      <w:pPr>
        <w:pStyle w:val="Quote"/>
        <w:rPr>
          <w:rFonts w:cs="Times Ext Roman"/>
        </w:rPr>
      </w:pPr>
      <w:r>
        <w:rPr>
          <w:rFonts w:cs="Times Ext Roman"/>
        </w:rPr>
        <w:t>The songs were famous among Śiva’s attendants.</w:t>
      </w:r>
    </w:p>
    <w:p w14:paraId="25147FA0" w14:textId="77777777" w:rsidR="009D07EC" w:rsidRDefault="009D07EC" w:rsidP="009D07EC">
      <w:pPr>
        <w:pStyle w:val="Quote"/>
        <w:rPr>
          <w:rFonts w:cs="Times Ext Roman"/>
        </w:rPr>
      </w:pPr>
      <w:bookmarkStart w:id="13" w:name="_Hlk133570277"/>
      <w:r>
        <w:rPr>
          <w:rFonts w:cs="Times Ext Roman"/>
        </w:rPr>
        <w:t>The songs were filled with laudable morals, and they were praised</w:t>
      </w:r>
      <w:bookmarkEnd w:id="13"/>
      <w:r>
        <w:rPr>
          <w:rFonts w:cs="Times Ext Roman"/>
        </w:rPr>
        <w:t>.</w:t>
      </w:r>
    </w:p>
    <w:p w14:paraId="1E70D4CD" w14:textId="77777777" w:rsidR="009D07EC" w:rsidRDefault="009D07EC" w:rsidP="009D07EC">
      <w:pPr>
        <w:pStyle w:val="Quote"/>
        <w:rPr>
          <w:rFonts w:cs="Times Ext Roman"/>
        </w:rPr>
      </w:pPr>
    </w:p>
    <w:p w14:paraId="69A06E5F" w14:textId="77777777" w:rsidR="009D07EC" w:rsidRDefault="009D07EC" w:rsidP="009D07EC">
      <w:pPr>
        <w:pStyle w:val="Quote"/>
        <w:rPr>
          <w:rFonts w:cs="Times Ext Roman"/>
        </w:rPr>
      </w:pPr>
      <w:commentRangeStart w:id="14"/>
      <w:r>
        <w:rPr>
          <w:rFonts w:cs="Times Ext Roman"/>
        </w:rPr>
        <w:t xml:space="preserve">The songs, encompassing all </w:t>
      </w:r>
      <w:del w:id="15" w:author="Andrew Ollett" w:date="2023-08-25T13:11:00Z">
        <w:r>
          <w:rPr>
            <w:rFonts w:cs="Times Ext Roman"/>
          </w:rPr>
          <w:delText>philosophical scriptures</w:delText>
        </w:r>
      </w:del>
      <w:ins w:id="16" w:author="Andrew Ollett" w:date="2023-08-25T13:11:00Z">
        <w:r>
          <w:rPr>
            <w:rFonts w:cs="Times Ext Roman"/>
          </w:rPr>
          <w:t>of the Upaniṣads</w:t>
        </w:r>
      </w:ins>
      <w:r>
        <w:rPr>
          <w:rFonts w:cs="Times Ext Roman"/>
        </w:rPr>
        <w:t>,</w:t>
      </w:r>
    </w:p>
    <w:p w14:paraId="4AB731AA" w14:textId="77777777" w:rsidR="009D07EC" w:rsidRDefault="009D07EC" w:rsidP="009D07EC">
      <w:pPr>
        <w:pStyle w:val="Quote"/>
        <w:rPr>
          <w:rFonts w:cs="Times Ext Roman"/>
        </w:rPr>
      </w:pPr>
      <w:r>
        <w:rPr>
          <w:rFonts w:cs="Times Ext Roman"/>
        </w:rPr>
        <w:t>the songs, replete with all authoritative knowledge,</w:t>
      </w:r>
    </w:p>
    <w:p w14:paraId="70F929F6" w14:textId="77777777" w:rsidR="009D07EC" w:rsidRDefault="009D07EC" w:rsidP="009D07EC">
      <w:pPr>
        <w:pStyle w:val="Quote"/>
        <w:rPr>
          <w:rFonts w:cs="Times Ext Roman"/>
        </w:rPr>
      </w:pPr>
      <w:r>
        <w:rPr>
          <w:rFonts w:cs="Times Ext Roman"/>
        </w:rPr>
        <w:t xml:space="preserve">the songs, arising from the collection of all </w:t>
      </w:r>
      <w:del w:id="17" w:author="Andrew Ollett" w:date="2023-08-25T13:11:00Z">
        <w:r>
          <w:rPr>
            <w:rFonts w:cs="Times Ext Roman"/>
          </w:rPr>
          <w:delText>worship manuals</w:delText>
        </w:r>
      </w:del>
      <w:ins w:id="18" w:author="Andrew Ollett" w:date="2023-08-25T13:11:00Z">
        <w:r>
          <w:rPr>
            <w:rFonts w:cs="Times Ext Roman"/>
          </w:rPr>
          <w:t>traditional texts</w:t>
        </w:r>
      </w:ins>
      <w:r>
        <w:rPr>
          <w:rFonts w:cs="Times Ext Roman"/>
        </w:rPr>
        <w:t>,</w:t>
      </w:r>
    </w:p>
    <w:p w14:paraId="21CBAF17" w14:textId="77777777" w:rsidR="009D07EC" w:rsidRDefault="009D07EC" w:rsidP="009D07EC">
      <w:pPr>
        <w:pStyle w:val="Quote"/>
        <w:rPr>
          <w:rFonts w:cs="Times Ext Roman"/>
        </w:rPr>
      </w:pPr>
      <w:r>
        <w:rPr>
          <w:rFonts w:cs="Times Ext Roman"/>
        </w:rPr>
        <w:t>the songs, merging the worldly with the beyond.</w:t>
      </w:r>
      <w:r>
        <w:rPr>
          <w:rStyle w:val="FootnoteReference"/>
          <w:rFonts w:cs="Times Ext Roman"/>
        </w:rPr>
        <w:footnoteReference w:id="46"/>
      </w:r>
      <w:commentRangeEnd w:id="14"/>
      <w:r>
        <w:rPr>
          <w:rStyle w:val="CommentReference"/>
        </w:rPr>
        <w:commentReference w:id="14"/>
      </w:r>
    </w:p>
    <w:p w14:paraId="1E08CE6A" w14:textId="77777777" w:rsidR="009D07EC" w:rsidRDefault="009D07EC" w:rsidP="009D07EC">
      <w:pPr>
        <w:pStyle w:val="Quote"/>
        <w:ind w:left="0"/>
        <w:rPr>
          <w:rFonts w:cs="Times Ext Roman"/>
        </w:rPr>
      </w:pPr>
      <w:r>
        <w:rPr>
          <w:rFonts w:cs="Times Ext Roman"/>
        </w:rPr>
        <w:t xml:space="preserve">In terms of understanding the reception of </w:t>
      </w:r>
      <w:r>
        <w:rPr>
          <w:rFonts w:cs="Times Ext Roman"/>
          <w:i/>
          <w:iCs/>
        </w:rPr>
        <w:t>vacana</w:t>
      </w:r>
      <w:r>
        <w:rPr>
          <w:rFonts w:cs="Times Ext Roman"/>
        </w:rPr>
        <w:t xml:space="preserve">s in the early period, this passage both reveals and obscures. We learn from it that Basava composed original songs of his own when inspired by the </w:t>
      </w:r>
      <w:r>
        <w:rPr>
          <w:rFonts w:cs="Times Ext Roman"/>
        </w:rPr>
        <w:lastRenderedPageBreak/>
        <w:t xml:space="preserve">collective worship of the god and the company of fellow Śaivas. We also learn that the songs he composed were devotional in nature and focused on Śiva in his specific manifestation called “Saṅga,” which is a variant of “Kūḍalasaṅgamadēva,” Śiva’s name in many of the </w:t>
      </w:r>
      <w:r>
        <w:rPr>
          <w:rFonts w:cs="Times Ext Roman"/>
          <w:i/>
          <w:iCs/>
        </w:rPr>
        <w:t>vacana</w:t>
      </w:r>
      <w:r>
        <w:rPr>
          <w:rFonts w:cs="Times Ext Roman"/>
        </w:rPr>
        <w:t xml:space="preserve">s attributed to Basava. These descriptions can be easily read as direct testimony to the fact of Basava’s composing </w:t>
      </w:r>
      <w:r>
        <w:rPr>
          <w:rFonts w:cs="Times Ext Roman"/>
          <w:i/>
          <w:iCs/>
        </w:rPr>
        <w:t>vacana</w:t>
      </w:r>
      <w:r>
        <w:rPr>
          <w:rFonts w:cs="Times Ext Roman"/>
        </w:rPr>
        <w:t xml:space="preserve">s. Furthermore, according to this passage, the songs he composed affirmed the community of devotees, expressed hostility toward other religious traditions, and had a strong ecstatic quality to them. Such descriptions are corroborated by some of the </w:t>
      </w:r>
      <w:r>
        <w:rPr>
          <w:rFonts w:cs="Times Ext Roman"/>
          <w:i/>
          <w:iCs/>
        </w:rPr>
        <w:t>vacana</w:t>
      </w:r>
      <w:r>
        <w:rPr>
          <w:rFonts w:cs="Times Ext Roman"/>
        </w:rPr>
        <w:t>s attributed to Basava.</w:t>
      </w:r>
    </w:p>
    <w:p w14:paraId="52E36FCE" w14:textId="77777777" w:rsidR="009D07EC" w:rsidRDefault="009D07EC" w:rsidP="009D07EC">
      <w:pPr>
        <w:ind w:firstLine="0"/>
        <w:rPr>
          <w:rFonts w:cs="Times Ext Roman"/>
        </w:rPr>
      </w:pPr>
      <w:r>
        <w:rPr>
          <w:rFonts w:cs="Times Ext Roman"/>
        </w:rPr>
        <w:tab/>
        <w:t>And there is more: the opening verses of chapter 10 tell us that Basava’s songs were disseminated widely, were possibly accompanied by musical tunes,</w:t>
      </w:r>
      <w:r>
        <w:rPr>
          <w:rStyle w:val="FootnoteReference"/>
          <w:rFonts w:cs="Times Ext Roman"/>
        </w:rPr>
        <w:footnoteReference w:id="47"/>
      </w:r>
      <w:r>
        <w:rPr>
          <w:rFonts w:cs="Times Ext Roman"/>
        </w:rPr>
        <w:t xml:space="preserve"> were sung in praise of Śiva, and purported to summarize all mainstream and traditional religious knowledge.</w:t>
      </w:r>
      <w:r>
        <w:rPr>
          <w:rStyle w:val="FootnoteReference"/>
          <w:rFonts w:cs="Times Ext Roman"/>
        </w:rPr>
        <w:footnoteReference w:id="48"/>
      </w:r>
      <w:r>
        <w:rPr>
          <w:rFonts w:cs="Times Ext Roman"/>
        </w:rPr>
        <w:t xml:space="preserve"> This passage therefore appears to confirm that already in Harihara’s time Basava was thought to have composed a new kind of devotional poetry. Nevertheless, much remains unknown: What was the nature of this poetry and what was its flavor? In what style was it composed and how long was it? And what messages did it convey—were the messages radical and, if so, in what way? As much as the above passage extols Basava’s compositional craft in dramatic ways, it does not reveal much about the form and content of the poetry itself, and it leaves questions such as these unanswered. </w:t>
      </w:r>
    </w:p>
    <w:p w14:paraId="7A450D9F" w14:textId="77777777" w:rsidR="009D07EC" w:rsidRDefault="009D07EC" w:rsidP="009D07EC">
      <w:pPr>
        <w:rPr>
          <w:rFonts w:cs="Times Ext Roman"/>
        </w:rPr>
      </w:pPr>
      <w:r>
        <w:rPr>
          <w:rFonts w:cs="Times Ext Roman"/>
        </w:rPr>
        <w:t xml:space="preserve">There is one additional episode in Basava’s life story in which his songs appear, and it is here that the most pronounced reference to what we recognize today as Basava’s </w:t>
      </w:r>
      <w:r>
        <w:rPr>
          <w:rFonts w:cs="Times Ext Roman"/>
          <w:i/>
          <w:iCs/>
        </w:rPr>
        <w:t>vacana</w:t>
      </w:r>
      <w:r>
        <w:rPr>
          <w:rFonts w:cs="Times Ext Roman"/>
        </w:rPr>
        <w:t>s is found in the whole collection. The incident itself, located in chapter 12 of the work, revolves around a Śiva devotee who lives in Kaliṅga, in today’s Odisha. The devotee regularly attends assemblies of worship and recitations.</w:t>
      </w:r>
      <w:r>
        <w:rPr>
          <w:rStyle w:val="FootnoteReference"/>
          <w:rFonts w:cs="Times Ext Roman"/>
        </w:rPr>
        <w:footnoteReference w:id="49"/>
      </w:r>
      <w:r>
        <w:rPr>
          <w:rFonts w:cs="Times Ext Roman"/>
        </w:rPr>
        <w:t xml:space="preserve"> In one of these, while listening to someone publicly singing devotional songs, the devotee hears the following song attributed to Basava:</w:t>
      </w:r>
    </w:p>
    <w:p w14:paraId="46287A28" w14:textId="77777777" w:rsidR="009D07EC" w:rsidRDefault="009D07EC" w:rsidP="009D07EC">
      <w:pPr>
        <w:pStyle w:val="Quote"/>
        <w:rPr>
          <w:rFonts w:cs="Times Ext Roman"/>
        </w:rPr>
      </w:pPr>
      <w:r>
        <w:rPr>
          <w:rFonts w:cs="Times Ext Roman"/>
        </w:rPr>
        <w:lastRenderedPageBreak/>
        <w:t xml:space="preserve">If I fail to provide Śaraṇas with whatever they ask for, </w:t>
      </w:r>
    </w:p>
    <w:p w14:paraId="19E331DE" w14:textId="77777777" w:rsidR="009D07EC" w:rsidRDefault="009D07EC" w:rsidP="009D07EC">
      <w:pPr>
        <w:pStyle w:val="Quote"/>
        <w:rPr>
          <w:rFonts w:cs="Times Ext Roman"/>
        </w:rPr>
      </w:pPr>
      <w:r>
        <w:rPr>
          <w:rFonts w:cs="Times Ext Roman"/>
        </w:rPr>
        <w:t xml:space="preserve">I will offer my head to you! </w:t>
      </w:r>
    </w:p>
    <w:p w14:paraId="3BFCC340" w14:textId="77777777" w:rsidR="009D07EC" w:rsidRDefault="009D07EC" w:rsidP="009D07EC">
      <w:pPr>
        <w:pStyle w:val="Quote"/>
        <w:rPr>
          <w:rFonts w:cs="Times Ext Roman"/>
        </w:rPr>
      </w:pPr>
      <w:r>
        <w:rPr>
          <w:rFonts w:cs="Times Ext Roman"/>
        </w:rPr>
        <w:t>O Kūḍalasaṅga, pray hear me!</w:t>
      </w:r>
      <w:r>
        <w:rPr>
          <w:rStyle w:val="FootnoteReference"/>
          <w:rFonts w:cs="Times Ext Roman"/>
        </w:rPr>
        <w:footnoteReference w:id="50"/>
      </w:r>
    </w:p>
    <w:p w14:paraId="6ADB5187" w14:textId="77777777" w:rsidR="009D07EC" w:rsidRDefault="009D07EC" w:rsidP="009D07EC">
      <w:pPr>
        <w:ind w:firstLine="0"/>
        <w:rPr>
          <w:rFonts w:cs="Times Ext Roman"/>
        </w:rPr>
      </w:pPr>
      <w:r>
        <w:rPr>
          <w:rFonts w:cs="Times Ext Roman"/>
        </w:rPr>
        <w:t>Hearing this, the devotee, whose name suggests he is a merchant, concocts a ruse to extract gold from Basava based on the “blank check” the latter has rhetorically offered in his song.</w:t>
      </w:r>
      <w:r>
        <w:rPr>
          <w:rStyle w:val="FootnoteReference"/>
          <w:rFonts w:cs="Times Ext Roman"/>
        </w:rPr>
        <w:footnoteReference w:id="51"/>
      </w:r>
      <w:r>
        <w:rPr>
          <w:rFonts w:cs="Times Ext Roman"/>
        </w:rPr>
        <w:t xml:space="preserve"> </w:t>
      </w:r>
    </w:p>
    <w:p w14:paraId="7AD39BBB" w14:textId="77777777" w:rsidR="009D07EC" w:rsidRDefault="009D07EC" w:rsidP="009D07EC">
      <w:pPr>
        <w:ind w:firstLine="0"/>
        <w:rPr>
          <w:rFonts w:cs="Times Ext Roman"/>
        </w:rPr>
      </w:pPr>
      <w:r>
        <w:rPr>
          <w:rFonts w:cs="Times Ext Roman"/>
        </w:rPr>
        <w:tab/>
        <w:t xml:space="preserve">The line in Harihara’s Ragaḷe might accord with what we think of in terms of a </w:t>
      </w:r>
      <w:r>
        <w:rPr>
          <w:rFonts w:cs="Times Ext Roman"/>
          <w:i/>
          <w:iCs/>
        </w:rPr>
        <w:t>vacana</w:t>
      </w:r>
      <w:r>
        <w:rPr>
          <w:rFonts w:cs="Times Ext Roman"/>
        </w:rPr>
        <w:t xml:space="preserve">, both </w:t>
      </w:r>
      <w:bookmarkStart w:id="19" w:name="_Hlk81300285"/>
      <w:r>
        <w:rPr>
          <w:rFonts w:cs="Times Ext Roman"/>
        </w:rPr>
        <w:t>syntactically and semantically</w:t>
      </w:r>
      <w:bookmarkEnd w:id="19"/>
      <w:r>
        <w:rPr>
          <w:rFonts w:cs="Times Ext Roman"/>
        </w:rPr>
        <w:t xml:space="preserve">. In terms of syntax, the quotation, which addresses the god as many </w:t>
      </w:r>
      <w:r>
        <w:rPr>
          <w:rFonts w:cs="Times Ext Roman"/>
          <w:i/>
          <w:iCs/>
        </w:rPr>
        <w:t>vacana</w:t>
      </w:r>
      <w:r>
        <w:rPr>
          <w:rFonts w:cs="Times Ext Roman"/>
        </w:rPr>
        <w:t>s do, culminates with the familiar signature line of Basava, which is the name of his chosen deity Kūḍalasaṅga. Semantically, this quotation presents a dramatic, indeed life-threatening, promise by the devotee to give up his life if he fails in his devotional commitment. Even Basava’s vow in this line, of cutting off his own head (</w:t>
      </w:r>
      <w:r>
        <w:rPr>
          <w:rFonts w:cs="Times Ext Roman"/>
          <w:i/>
          <w:iCs/>
        </w:rPr>
        <w:t>taledaṇḍa</w:t>
      </w:r>
      <w:r>
        <w:rPr>
          <w:rFonts w:cs="Times Ext Roman"/>
        </w:rPr>
        <w:t>), corresponds well with the local idiom of this devotional milieu, as a token that is repeatedly woven around the life of Basava and his fellowship.</w:t>
      </w:r>
      <w:r>
        <w:rPr>
          <w:rStyle w:val="FootnoteReference"/>
          <w:rFonts w:cs="Times Ext Roman"/>
        </w:rPr>
        <w:footnoteReference w:id="52"/>
      </w:r>
      <w:r>
        <w:rPr>
          <w:rFonts w:cs="Times Ext Roman"/>
        </w:rPr>
        <w:t xml:space="preserve"> </w:t>
      </w:r>
    </w:p>
    <w:p w14:paraId="230A4028" w14:textId="77777777" w:rsidR="009D07EC" w:rsidRDefault="009D07EC" w:rsidP="009D07EC">
      <w:pPr>
        <w:ind w:firstLine="0"/>
        <w:rPr>
          <w:rFonts w:cs="Times Ext Roman"/>
        </w:rPr>
      </w:pPr>
      <w:r>
        <w:rPr>
          <w:rFonts w:cs="Times Ext Roman"/>
        </w:rPr>
        <w:tab/>
        <w:t>The passage in which this verse appears identifies the poetic quotation as a song (</w:t>
      </w:r>
      <w:r>
        <w:rPr>
          <w:rFonts w:cs="Times Ext Roman"/>
          <w:i/>
          <w:iCs/>
        </w:rPr>
        <w:t>gīte</w:t>
      </w:r>
      <w:r>
        <w:rPr>
          <w:rFonts w:cs="Times Ext Roman"/>
        </w:rPr>
        <w:t>) by Basava that the devotee hears during a performance of “prose and verse composed by the elders.”</w:t>
      </w:r>
      <w:r>
        <w:rPr>
          <w:rStyle w:val="FootnoteReference"/>
          <w:rFonts w:cs="Times Ext Roman"/>
        </w:rPr>
        <w:footnoteReference w:id="53"/>
      </w:r>
      <w:r>
        <w:rPr>
          <w:rFonts w:cs="Times Ext Roman"/>
        </w:rPr>
        <w:t xml:space="preserve"> In the Kannada discourse of poetics, the term “prose and verse” (</w:t>
      </w:r>
      <w:r>
        <w:rPr>
          <w:rFonts w:cs="Times Ext Roman"/>
          <w:i/>
          <w:iCs/>
        </w:rPr>
        <w:t>gadyapadya</w:t>
      </w:r>
      <w:r>
        <w:rPr>
          <w:rFonts w:cs="Times Ext Roman"/>
        </w:rPr>
        <w:t xml:space="preserve">) describes two distinct forms of poetic expression. Indeed, </w:t>
      </w:r>
      <w:r>
        <w:rPr>
          <w:rFonts w:cs="Times Ext Roman"/>
          <w:i/>
          <w:iCs/>
        </w:rPr>
        <w:t xml:space="preserve">gadya </w:t>
      </w:r>
      <w:r>
        <w:rPr>
          <w:rFonts w:cs="Times Ext Roman"/>
        </w:rPr>
        <w:t xml:space="preserve">and </w:t>
      </w:r>
      <w:r>
        <w:rPr>
          <w:rFonts w:cs="Times Ext Roman"/>
          <w:i/>
          <w:iCs/>
        </w:rPr>
        <w:t xml:space="preserve">vacana </w:t>
      </w:r>
      <w:r>
        <w:rPr>
          <w:rFonts w:cs="Times Ext Roman"/>
        </w:rPr>
        <w:t>both mean “prose” (though the former term is usually associated with longer prose compositions). And, most significantly, even though the term “</w:t>
      </w:r>
      <w:r>
        <w:rPr>
          <w:rFonts w:cs="Times Ext Roman"/>
          <w:i/>
        </w:rPr>
        <w:t>vacana</w:t>
      </w:r>
      <w:r>
        <w:rPr>
          <w:rFonts w:cs="Times Ext Roman"/>
        </w:rPr>
        <w:t xml:space="preserve">” is nowhere to be found in the passage, the verse quoted above is a part of a published </w:t>
      </w:r>
      <w:r>
        <w:rPr>
          <w:rFonts w:cs="Times Ext Roman"/>
          <w:i/>
          <w:iCs/>
        </w:rPr>
        <w:t>vacana</w:t>
      </w:r>
      <w:r>
        <w:rPr>
          <w:rFonts w:cs="Times Ext Roman"/>
        </w:rPr>
        <w:t xml:space="preserve"> attributed to Basava. The </w:t>
      </w:r>
      <w:r>
        <w:rPr>
          <w:rFonts w:cs="Times Ext Roman"/>
          <w:i/>
          <w:iCs/>
        </w:rPr>
        <w:t>vacana</w:t>
      </w:r>
      <w:r>
        <w:rPr>
          <w:rFonts w:cs="Times Ext Roman"/>
        </w:rPr>
        <w:t xml:space="preserve"> is numbered 1053 in the printed series of fifteen books called </w:t>
      </w:r>
      <w:r>
        <w:rPr>
          <w:rFonts w:cs="Times Ext Roman"/>
          <w:i/>
          <w:iCs/>
        </w:rPr>
        <w:t>Samagra Vacanasāhityada Janapriya Āvṛtti</w:t>
      </w:r>
      <w:r>
        <w:rPr>
          <w:rFonts w:cs="Times Ext Roman"/>
        </w:rPr>
        <w:t xml:space="preserve"> (“The Popular Edition of the Complete </w:t>
      </w:r>
      <w:r>
        <w:rPr>
          <w:rFonts w:cs="Times Ext Roman"/>
          <w:i/>
          <w:iCs/>
        </w:rPr>
        <w:t>Vacana</w:t>
      </w:r>
      <w:r>
        <w:rPr>
          <w:rFonts w:cs="Times Ext Roman"/>
        </w:rPr>
        <w:t xml:space="preserve"> Literature”).</w:t>
      </w:r>
      <w:r>
        <w:rPr>
          <w:rStyle w:val="FootnoteReference"/>
          <w:rFonts w:cs="Times Ext Roman"/>
        </w:rPr>
        <w:footnoteReference w:id="54"/>
      </w:r>
      <w:r>
        <w:rPr>
          <w:rFonts w:cs="Times Ext Roman"/>
        </w:rPr>
        <w:t xml:space="preserve"> The full </w:t>
      </w:r>
      <w:r>
        <w:rPr>
          <w:rFonts w:cs="Times Ext Roman"/>
          <w:i/>
          <w:iCs/>
        </w:rPr>
        <w:lastRenderedPageBreak/>
        <w:t>vacana</w:t>
      </w:r>
      <w:r>
        <w:rPr>
          <w:rFonts w:cs="Times Ext Roman"/>
        </w:rPr>
        <w:t xml:space="preserve"> in this edition reads:</w:t>
      </w:r>
    </w:p>
    <w:p w14:paraId="5B4C15AC" w14:textId="77777777" w:rsidR="009D07EC" w:rsidRDefault="009D07EC" w:rsidP="009D07EC">
      <w:pPr>
        <w:pStyle w:val="Quote"/>
      </w:pPr>
      <w:bookmarkStart w:id="20" w:name="_Hlk134509563"/>
      <w:r>
        <w:t xml:space="preserve">“Lord! </w:t>
      </w:r>
    </w:p>
    <w:p w14:paraId="10E84AD8" w14:textId="77777777" w:rsidR="009D07EC" w:rsidRDefault="009D07EC" w:rsidP="009D07EC">
      <w:pPr>
        <w:pStyle w:val="Quote"/>
        <w:rPr>
          <w:rFonts w:cs="Times Ext Roman"/>
        </w:rPr>
      </w:pPr>
      <w:r>
        <w:rPr>
          <w:rFonts w:cs="Times Ext Roman"/>
        </w:rPr>
        <w:t>Without those who supplicate for an elephant, for coffers, or for a stable horse, I have gone bankrupt!</w:t>
      </w:r>
    </w:p>
    <w:p w14:paraId="3A8BEE67" w14:textId="77777777" w:rsidR="009D07EC" w:rsidRDefault="009D07EC" w:rsidP="009D07EC">
      <w:pPr>
        <w:pStyle w:val="Quote"/>
        <w:rPr>
          <w:rFonts w:cs="Times Ext Roman"/>
        </w:rPr>
      </w:pPr>
      <w:r>
        <w:rPr>
          <w:rFonts w:cs="Times Ext Roman"/>
        </w:rPr>
        <w:t>What more is there to ask, O Lord?</w:t>
      </w:r>
    </w:p>
    <w:p w14:paraId="2545A628" w14:textId="3E50ED11" w:rsidR="009D07EC" w:rsidRDefault="009D07EC" w:rsidP="009D07EC">
      <w:pPr>
        <w:pStyle w:val="Quote"/>
        <w:rPr>
          <w:rFonts w:cs="Times Ext Roman"/>
        </w:rPr>
      </w:pPr>
      <w:r>
        <w:rPr>
          <w:rFonts w:cs="Times Ext Roman"/>
        </w:rPr>
        <w:t xml:space="preserve">Earlier, you asked for the wife of Sindhuballāḷa, and if you ask again, I will give </w:t>
      </w:r>
      <w:r w:rsidR="001078D5">
        <w:rPr>
          <w:rFonts w:cs="Times Ext Roman"/>
        </w:rPr>
        <w:t>my own</w:t>
      </w:r>
      <w:r>
        <w:rPr>
          <w:rFonts w:cs="Times Ext Roman"/>
        </w:rPr>
        <w:t xml:space="preserve"> ornament!</w:t>
      </w:r>
      <w:r>
        <w:rPr>
          <w:rStyle w:val="FootnoteReference"/>
          <w:rFonts w:cs="Times Ext Roman"/>
        </w:rPr>
        <w:footnoteReference w:id="55"/>
      </w:r>
    </w:p>
    <w:p w14:paraId="7C0423F8" w14:textId="77777777" w:rsidR="009D07EC" w:rsidRDefault="009D07EC" w:rsidP="009D07EC">
      <w:pPr>
        <w:pStyle w:val="Quote"/>
        <w:rPr>
          <w:rFonts w:cs="Times Ext Roman"/>
        </w:rPr>
      </w:pPr>
      <w:r>
        <w:rPr>
          <w:rFonts w:cs="Times Ext Roman"/>
        </w:rPr>
        <w:t>If I fail to provide the devotees with whatever they ask for, I will offer my head to you, O Lord Kūḍalasaṅgama!</w:t>
      </w:r>
      <w:r>
        <w:rPr>
          <w:rStyle w:val="FootnoteReference"/>
          <w:rFonts w:cs="Times Ext Roman"/>
        </w:rPr>
        <w:footnoteReference w:id="56"/>
      </w:r>
      <w:bookmarkEnd w:id="12"/>
      <w:bookmarkEnd w:id="20"/>
    </w:p>
    <w:p w14:paraId="45E4E052" w14:textId="77777777" w:rsidR="009D07EC" w:rsidRDefault="009D07EC" w:rsidP="009D07EC">
      <w:pPr>
        <w:ind w:firstLine="0"/>
      </w:pPr>
      <w:r>
        <w:t xml:space="preserve">Another quotation of a </w:t>
      </w:r>
      <w:r>
        <w:rPr>
          <w:i/>
          <w:iCs/>
        </w:rPr>
        <w:t>vacana</w:t>
      </w:r>
      <w:r>
        <w:t xml:space="preserve"> soon follows. As the greedy devotee arrives at Basava’s place to test him, Śiva appears in disguise before Basava and worriedly admonishes him about the morass his song has generated. Basava, however, smiles, tells the god not to be afraid, and then declares unperturbedly:</w:t>
      </w:r>
    </w:p>
    <w:p w14:paraId="787E941C" w14:textId="77777777" w:rsidR="009D07EC" w:rsidRPr="00352CDD" w:rsidRDefault="009D07EC" w:rsidP="009D07EC">
      <w:pPr>
        <w:pStyle w:val="Quote"/>
      </w:pPr>
      <w:bookmarkStart w:id="21" w:name="_Hlk81292551"/>
      <w:r w:rsidRPr="00352CDD">
        <w:t>“Do not cower, my lord, for there is no room for doubt:</w:t>
      </w:r>
    </w:p>
    <w:p w14:paraId="2B04ECB6" w14:textId="77777777" w:rsidR="009D07EC" w:rsidRPr="00352CDD" w:rsidRDefault="009D07EC" w:rsidP="009D07EC">
      <w:pPr>
        <w:pStyle w:val="Quote"/>
      </w:pPr>
      <w:r w:rsidRPr="00352CDD">
        <w:rPr>
          <w:rFonts w:hint="eastAsia"/>
        </w:rPr>
        <w:t>I have fastened my sheath and removed the sacred thread.</w:t>
      </w:r>
    </w:p>
    <w:p w14:paraId="76F9C360" w14:textId="77777777" w:rsidR="009D07EC" w:rsidRPr="00352CDD" w:rsidRDefault="009D07EC" w:rsidP="009D07EC">
      <w:pPr>
        <w:pStyle w:val="Quote"/>
      </w:pPr>
      <w:r w:rsidRPr="00352CDD">
        <w:t>Do not flee, do not flee from the battlefield!</w:t>
      </w:r>
    </w:p>
    <w:p w14:paraId="66C94218" w14:textId="77777777" w:rsidR="009D07EC" w:rsidRPr="00352CDD" w:rsidRDefault="009D07EC" w:rsidP="009D07EC">
      <w:pPr>
        <w:pStyle w:val="Quote"/>
      </w:pPr>
      <w:r w:rsidRPr="00352CDD">
        <w:t>Do not retreat from the house of a Sharana, an emblem of courage.</w:t>
      </w:r>
    </w:p>
    <w:p w14:paraId="51F97540" w14:textId="77777777" w:rsidR="009D07EC" w:rsidRDefault="009D07EC" w:rsidP="009D07EC">
      <w:pPr>
        <w:pStyle w:val="Quote"/>
      </w:pPr>
      <w:r w:rsidRPr="00352CDD">
        <w:t xml:space="preserve">O Lord, O </w:t>
      </w:r>
      <w:r>
        <w:t>benefactor</w:t>
      </w:r>
      <w:r w:rsidRPr="00352CDD">
        <w:t>, you coward. O Kudalasanga!</w:t>
      </w:r>
      <w:r>
        <w:rPr>
          <w:rStyle w:val="FootnoteReference"/>
          <w:rFonts w:cs="Times Ext Roman"/>
        </w:rPr>
        <w:footnoteReference w:id="57"/>
      </w:r>
      <w:bookmarkEnd w:id="21"/>
    </w:p>
    <w:p w14:paraId="6A13EC9E" w14:textId="77777777" w:rsidR="009D07EC" w:rsidRDefault="009D07EC" w:rsidP="009D07EC">
      <w:pPr>
        <w:ind w:firstLine="0"/>
      </w:pPr>
      <w:r>
        <w:t xml:space="preserve">Basava’s address to his god is striking in its boldness. We can note the saint’s proud refusal to wear the sacred thread, which is a Brahmanical sign of Vedic initiation and social privilege. We can also note </w:t>
      </w:r>
      <w:r>
        <w:lastRenderedPageBreak/>
        <w:t xml:space="preserve">Basava’s challenging of the god by calling him a coward. (At the end, Basava’s sharp words prod Śiva to arrange for the delivery of gold and precious stones to untangle the financial mess prompted by Basava’s earlier </w:t>
      </w:r>
      <w:r>
        <w:rPr>
          <w:i/>
          <w:iCs/>
        </w:rPr>
        <w:t>vacana</w:t>
      </w:r>
      <w:r>
        <w:t xml:space="preserve">). As in the case of the previous quotation, Basava’s speech here is almost identical to what is today recognized as </w:t>
      </w:r>
      <w:r>
        <w:rPr>
          <w:i/>
          <w:iCs/>
        </w:rPr>
        <w:t>vacana</w:t>
      </w:r>
      <w:r>
        <w:t xml:space="preserve"> no. 701, with a slight variation in spelling and word choice.</w:t>
      </w:r>
      <w:r>
        <w:rPr>
          <w:rStyle w:val="FootnoteReference"/>
          <w:rFonts w:cs="Times Ext Roman"/>
        </w:rPr>
        <w:footnoteReference w:id="58"/>
      </w:r>
    </w:p>
    <w:p w14:paraId="19695779" w14:textId="77777777" w:rsidR="009D07EC" w:rsidRDefault="009D07EC" w:rsidP="009D07EC">
      <w:pPr>
        <w:rPr>
          <w:rFonts w:cs="Times Ext Roman"/>
        </w:rPr>
      </w:pPr>
      <w:r>
        <w:rPr>
          <w:rFonts w:cs="Times Ext Roman"/>
        </w:rPr>
        <w:t xml:space="preserve">The core message in the two </w:t>
      </w:r>
      <w:r>
        <w:rPr>
          <w:rFonts w:cs="Times Ext Roman"/>
          <w:i/>
          <w:iCs/>
        </w:rPr>
        <w:t>vacana</w:t>
      </w:r>
      <w:r>
        <w:rPr>
          <w:rFonts w:cs="Times Ext Roman"/>
        </w:rPr>
        <w:t xml:space="preserve">s discussed here is Basava’s unbounded commitment to provide for the material needs of any Śaiva devotee, and it corresponds well with Harihara’s understanding of Basava’s life goal as the author presents it in the framing story at the beginning of this Ragaḷe. The Ragaḷe about Basava opens with his prenatal life in Kailāsa, Śiva’s heavenly abode, where the divine attendant Basava, while passing out food graced by Śiva to all those present in the hall, mistakenly skips Śiva’s son Skanda. Śiva’s punishment for Basava’s failure to distribute the grace of the god to one and all is to spend a lifetime as a human on earth, where he will provide for all the devotees of Śiva, without exception. In Śiva’s own words: </w:t>
      </w:r>
    </w:p>
    <w:p w14:paraId="794D69E9" w14:textId="77777777" w:rsidR="009D07EC" w:rsidRDefault="009D07EC" w:rsidP="009D07EC">
      <w:pPr>
        <w:pStyle w:val="Quote"/>
        <w:rPr>
          <w:rStyle w:val="QuoteChar"/>
          <w:rFonts w:cs="Times Ext Roman"/>
        </w:rPr>
      </w:pPr>
      <w:r>
        <w:rPr>
          <w:rFonts w:cs="Times Ext Roman"/>
        </w:rPr>
        <w:t>How could you deprive my own son—a hero and ornament of true devotion—of the offering, thus slighting this congregation and my presence? Dear man, I would have turned a blind eye had it been me that you skipped, but how can I when it was an innocent child? Because of this, you shall undertake a human birth. Go now, and take this rebirth upon yourself with a smile. Be born on earth, Vṛṣabhamukha</w:t>
      </w:r>
      <w:r>
        <w:rPr>
          <w:rStyle w:val="QuoteChar"/>
          <w:rFonts w:cs="Times Ext Roman"/>
        </w:rPr>
        <w:t xml:space="preserve"> [who is Basava]!</w:t>
      </w:r>
      <w:r>
        <w:rPr>
          <w:rStyle w:val="FootnoteReference"/>
          <w:rFonts w:cs="Times Ext Roman"/>
        </w:rPr>
        <w:footnoteReference w:id="59"/>
      </w:r>
    </w:p>
    <w:p w14:paraId="29E50F40" w14:textId="77777777" w:rsidR="009D07EC" w:rsidRDefault="009D07EC" w:rsidP="009D07EC">
      <w:pPr>
        <w:ind w:firstLine="0"/>
        <w:rPr>
          <w:rFonts w:cs="Times Ext Roman"/>
        </w:rPr>
      </w:pPr>
      <w:r>
        <w:rPr>
          <w:rFonts w:cs="Times Ext Roman"/>
        </w:rPr>
        <w:t xml:space="preserve">Indeed, the story Harihara weaves around the life of Basava stresses the saint’s commitment to caring and providing for the community of devotees, and Harihara explicitly states this several times in the text. The </w:t>
      </w:r>
      <w:r>
        <w:rPr>
          <w:rFonts w:cs="Times Ext Roman"/>
          <w:i/>
          <w:iCs/>
        </w:rPr>
        <w:t>vacana</w:t>
      </w:r>
      <w:r>
        <w:rPr>
          <w:rFonts w:cs="Times Ext Roman"/>
        </w:rPr>
        <w:t>s quoted in Harihara’s story pertain to precisely this theme. By contrast, we encounter no</w:t>
      </w:r>
      <w:r>
        <w:rPr>
          <w:rFonts w:cs="Times Ext Roman"/>
          <w:i/>
          <w:iCs/>
        </w:rPr>
        <w:t xml:space="preserve"> vacana</w:t>
      </w:r>
      <w:r>
        <w:rPr>
          <w:rFonts w:cs="Times Ext Roman"/>
        </w:rPr>
        <w:t>s on the themes for which Basava, as a composer of</w:t>
      </w:r>
      <w:r>
        <w:rPr>
          <w:rFonts w:cs="Times Ext Roman"/>
          <w:i/>
          <w:iCs/>
        </w:rPr>
        <w:t xml:space="preserve"> vacana</w:t>
      </w:r>
      <w:r>
        <w:rPr>
          <w:rFonts w:cs="Times Ext Roman"/>
        </w:rPr>
        <w:t>s, was famous in later periods: his lyrical self-</w:t>
      </w:r>
      <w:r>
        <w:rPr>
          <w:rFonts w:cs="Times Ext Roman"/>
        </w:rPr>
        <w:lastRenderedPageBreak/>
        <w:t xml:space="preserve">inquiry into the nature of devotional sentiments and his adamantine resistance to external and social constraints. These elements can be found in the fabric of Harihara’s literary version of Basava’s life but are not expressed in </w:t>
      </w:r>
      <w:r>
        <w:rPr>
          <w:rFonts w:cs="Times Ext Roman"/>
          <w:i/>
          <w:iCs/>
        </w:rPr>
        <w:t>vacana</w:t>
      </w:r>
      <w:r>
        <w:rPr>
          <w:rFonts w:cs="Times Ext Roman"/>
        </w:rPr>
        <w:t xml:space="preserve">s. </w:t>
      </w:r>
    </w:p>
    <w:p w14:paraId="5386CA9D" w14:textId="77777777" w:rsidR="009D07EC" w:rsidRDefault="009D07EC" w:rsidP="009D07EC">
      <w:pPr>
        <w:ind w:firstLine="0"/>
        <w:rPr>
          <w:rFonts w:cs="Times Ext Roman"/>
        </w:rPr>
      </w:pPr>
      <w:r>
        <w:rPr>
          <w:rFonts w:cs="Times Ext Roman"/>
        </w:rPr>
        <w:tab/>
        <w:t xml:space="preserve">In chapter 13 there is yet another quotation that perhaps can be linked to a </w:t>
      </w:r>
      <w:r>
        <w:rPr>
          <w:rFonts w:cs="Times Ext Roman"/>
          <w:i/>
          <w:iCs/>
        </w:rPr>
        <w:t>vacana</w:t>
      </w:r>
      <w:r>
        <w:rPr>
          <w:rFonts w:cs="Times Ext Roman"/>
        </w:rPr>
        <w:t xml:space="preserve">. This chapter is the last in the Ragaḷe as we have it today, and it appears to be an amalgamation of disparate passages cobbled together. In the beginning of the chapter, Allama pays a quick visit to Kalyāṇa and teaches Basava about the </w:t>
      </w:r>
      <w:r>
        <w:rPr>
          <w:rFonts w:cs="Times Ext Roman"/>
          <w:i/>
          <w:iCs/>
        </w:rPr>
        <w:t>śivaliṅga</w:t>
      </w:r>
      <w:r>
        <w:rPr>
          <w:rFonts w:cs="Times Ext Roman"/>
        </w:rPr>
        <w:t>. Basava expresses his admiration to Allama by singing a song, from which Harihara quotes only a few words:</w:t>
      </w:r>
    </w:p>
    <w:p w14:paraId="7517C3FF" w14:textId="77777777" w:rsidR="009D07EC" w:rsidRDefault="009D07EC" w:rsidP="009D07EC">
      <w:pPr>
        <w:pStyle w:val="Quote"/>
      </w:pPr>
      <w:r>
        <w:t>“The faithful Lord Allama has introduced himself!” Wholeheartedly he sang this song.</w:t>
      </w:r>
      <w:r>
        <w:rPr>
          <w:rStyle w:val="FootnoteReference"/>
          <w:rFonts w:cs="Times Ext Roman"/>
        </w:rPr>
        <w:footnoteReference w:id="60"/>
      </w:r>
    </w:p>
    <w:p w14:paraId="2BC6FB1C" w14:textId="77777777" w:rsidR="009D07EC" w:rsidRDefault="009D07EC" w:rsidP="009D07EC">
      <w:pPr>
        <w:ind w:firstLine="0"/>
        <w:rPr>
          <w:rFonts w:cs="Times Ext Roman"/>
        </w:rPr>
      </w:pPr>
      <w:r>
        <w:rPr>
          <w:rFonts w:cs="Times Ext Roman"/>
        </w:rPr>
        <w:t xml:space="preserve">This short line is similar in meaning to the end of the four-line </w:t>
      </w:r>
      <w:r>
        <w:rPr>
          <w:rFonts w:cs="Times Ext Roman"/>
          <w:i/>
          <w:iCs/>
        </w:rPr>
        <w:t>vacana</w:t>
      </w:r>
      <w:r>
        <w:rPr>
          <w:rFonts w:cs="Times Ext Roman"/>
        </w:rPr>
        <w:t xml:space="preserve"> numbered 1303, although the words are different.</w:t>
      </w:r>
      <w:r>
        <w:rPr>
          <w:rStyle w:val="FootnoteReference"/>
          <w:rFonts w:cs="Times Ext Roman"/>
        </w:rPr>
        <w:footnoteReference w:id="61"/>
      </w:r>
    </w:p>
    <w:p w14:paraId="0B9C2330" w14:textId="77777777" w:rsidR="009D07EC" w:rsidRDefault="009D07EC" w:rsidP="009D07EC">
      <w:pPr>
        <w:ind w:firstLine="0"/>
        <w:rPr>
          <w:rFonts w:cs="Times Ext Roman"/>
        </w:rPr>
      </w:pPr>
      <w:bookmarkStart w:id="22" w:name="_Hlk88503715"/>
      <w:r>
        <w:rPr>
          <w:rFonts w:cs="Times Ext Roman"/>
        </w:rPr>
        <w:tab/>
        <w:t xml:space="preserve">The fact Harihara quotes only two, or perhaps three if we count a fragmented phrase in chapter 13, of what later will be recognized as Basava’s </w:t>
      </w:r>
      <w:r>
        <w:rPr>
          <w:rFonts w:cs="Times Ext Roman"/>
          <w:i/>
          <w:iCs/>
        </w:rPr>
        <w:t>vacana</w:t>
      </w:r>
      <w:r>
        <w:rPr>
          <w:rFonts w:cs="Times Ext Roman"/>
        </w:rPr>
        <w:t>s, and that these quotations narrowly focus on Basava’s care for the material welfare of Śaivas, speaks volumes regarding Harihara’s understanding of what is at the core of Basava’s historical importance, which is his exceptional sponsorship of devotees, and what is not, which is his criticism of social practices or religious rites.</w:t>
      </w:r>
      <w:bookmarkEnd w:id="22"/>
      <w:r>
        <w:rPr>
          <w:rFonts w:cs="Times Ext Roman"/>
        </w:rPr>
        <w:t xml:space="preserve"> </w:t>
      </w:r>
    </w:p>
    <w:p w14:paraId="7FFE9CE2" w14:textId="77777777" w:rsidR="009D07EC" w:rsidRDefault="009D07EC" w:rsidP="009D07EC">
      <w:pPr>
        <w:pStyle w:val="Heading1"/>
        <w:rPr>
          <w:rFonts w:cs="Times Ext Roman"/>
        </w:rPr>
      </w:pPr>
      <w:r>
        <w:rPr>
          <w:rFonts w:cs="Times Ext Roman"/>
        </w:rPr>
        <w:t xml:space="preserve">Three </w:t>
      </w:r>
      <w:r>
        <w:rPr>
          <w:rFonts w:cs="Times Ext Roman"/>
          <w:i/>
          <w:iCs/>
        </w:rPr>
        <w:t>Vacana</w:t>
      </w:r>
      <w:r>
        <w:rPr>
          <w:rFonts w:cs="Times Ext Roman"/>
        </w:rPr>
        <w:t>s by Akka Mahādēvi</w:t>
      </w:r>
    </w:p>
    <w:p w14:paraId="65D58FFF" w14:textId="77777777" w:rsidR="009D07EC" w:rsidRDefault="009D07EC" w:rsidP="009D07EC">
      <w:pPr>
        <w:ind w:firstLine="0"/>
        <w:rPr>
          <w:rFonts w:cs="Times Ext Roman"/>
        </w:rPr>
      </w:pPr>
      <w:r>
        <w:rPr>
          <w:rFonts w:cs="Times Ext Roman"/>
        </w:rPr>
        <w:t>Of Harihara’s portrayals of saints, that of Akka Mahādēvi (also known as Mahādēviyakka) has the most elaborate treatment of the subject’s original poetic compositions.</w:t>
      </w:r>
      <w:r>
        <w:rPr>
          <w:rStyle w:val="FootnoteReference"/>
          <w:rFonts w:cs="Times Ext Roman"/>
        </w:rPr>
        <w:footnoteReference w:id="62"/>
      </w:r>
      <w:r>
        <w:rPr>
          <w:rFonts w:cs="Times Ext Roman"/>
        </w:rPr>
        <w:t xml:space="preserve"> This exceptional attention makes sense in the broader context of Mahādēvi’s saintly persona, since the poetry attributed to her clearly played a </w:t>
      </w:r>
      <w:r>
        <w:rPr>
          <w:rFonts w:cs="Times Ext Roman"/>
        </w:rPr>
        <w:lastRenderedPageBreak/>
        <w:t>central role in the spread of her fame well beyond the Kannada-speaking region.</w:t>
      </w:r>
      <w:r>
        <w:rPr>
          <w:rStyle w:val="FootnoteReference"/>
          <w:rFonts w:cs="Times Ext Roman"/>
        </w:rPr>
        <w:footnoteReference w:id="63"/>
      </w:r>
      <w:r>
        <w:rPr>
          <w:rFonts w:cs="Times Ext Roman"/>
        </w:rPr>
        <w:t xml:space="preserve"> In general, Mahādēvi’s </w:t>
      </w:r>
      <w:r>
        <w:rPr>
          <w:rFonts w:cs="Times Ext Roman"/>
          <w:i/>
          <w:iCs/>
        </w:rPr>
        <w:t>vacana</w:t>
      </w:r>
      <w:r>
        <w:rPr>
          <w:rFonts w:cs="Times Ext Roman"/>
        </w:rPr>
        <w:t xml:space="preserve">s express a woman’s rejection of worldly familial ties and longing for physical unity with the god, and the defiant voice in her </w:t>
      </w:r>
      <w:r>
        <w:rPr>
          <w:rFonts w:cs="Times Ext Roman"/>
          <w:i/>
          <w:iCs/>
        </w:rPr>
        <w:t>vacana</w:t>
      </w:r>
      <w:r>
        <w:rPr>
          <w:rFonts w:cs="Times Ext Roman"/>
        </w:rPr>
        <w:t>s corresponds with her traditional story—including in its earliest rendition by Harihara.</w:t>
      </w:r>
      <w:r>
        <w:rPr>
          <w:rStyle w:val="FootnoteReference"/>
          <w:rFonts w:cs="Times Ext Roman"/>
        </w:rPr>
        <w:footnoteReference w:id="64"/>
      </w:r>
    </w:p>
    <w:p w14:paraId="4D021A41" w14:textId="77777777" w:rsidR="009D07EC" w:rsidRDefault="009D07EC" w:rsidP="009D07EC">
      <w:pPr>
        <w:rPr>
          <w:rFonts w:cs="Times Ext Roman"/>
        </w:rPr>
      </w:pPr>
      <w:r>
        <w:rPr>
          <w:rFonts w:cs="Times Ext Roman"/>
        </w:rPr>
        <w:t xml:space="preserve">The first mention by Harihara of Mahādēvi’s songs appears in chapter 5 of the Ragaḷe story about her, amid a long lyrical section describing Mahādēvi’s emotionally laden worship of the </w:t>
      </w:r>
      <w:r>
        <w:rPr>
          <w:rFonts w:cs="Times Ext Roman"/>
          <w:i/>
          <w:iCs/>
        </w:rPr>
        <w:t>liṅga</w:t>
      </w:r>
      <w:r>
        <w:rPr>
          <w:rFonts w:cs="Times Ext Roman"/>
        </w:rPr>
        <w:t xml:space="preserve">. Here, Harihara writes: </w:t>
      </w:r>
    </w:p>
    <w:p w14:paraId="64B609AD" w14:textId="77777777" w:rsidR="009D07EC" w:rsidRDefault="009D07EC" w:rsidP="009D07EC">
      <w:pPr>
        <w:pStyle w:val="Quote"/>
        <w:rPr>
          <w:rFonts w:cs="Times Ext Roman"/>
        </w:rPr>
      </w:pPr>
      <w:r>
        <w:rPr>
          <w:rFonts w:cs="Times Ext Roman"/>
        </w:rPr>
        <w:t xml:space="preserve">In a song, she recited and sang the birth of new devotion. </w:t>
      </w:r>
    </w:p>
    <w:p w14:paraId="369E186D" w14:textId="77777777" w:rsidR="009D07EC" w:rsidRDefault="009D07EC" w:rsidP="009D07EC">
      <w:pPr>
        <w:pStyle w:val="Quote"/>
        <w:rPr>
          <w:rFonts w:cs="Times Ext Roman"/>
        </w:rPr>
      </w:pPr>
      <w:r>
        <w:rPr>
          <w:rFonts w:cs="Times Ext Roman"/>
        </w:rPr>
        <w:t>In a song, she sang the knowledge of Śarva, wholeheartedly and continuously.</w:t>
      </w:r>
    </w:p>
    <w:p w14:paraId="6A1BDA9F" w14:textId="77777777" w:rsidR="009D07EC" w:rsidRDefault="009D07EC" w:rsidP="009D07EC">
      <w:pPr>
        <w:pStyle w:val="Quote"/>
        <w:rPr>
          <w:rFonts w:cs="Times Ext Roman"/>
        </w:rPr>
      </w:pPr>
      <w:r>
        <w:rPr>
          <w:rFonts w:cs="Times Ext Roman"/>
        </w:rPr>
        <w:t xml:space="preserve">She sang and produced a gem of a song from the river of the sentiment of devotion. </w:t>
      </w:r>
    </w:p>
    <w:p w14:paraId="499EFB79" w14:textId="77777777" w:rsidR="009D07EC" w:rsidRDefault="009D07EC" w:rsidP="009D07EC">
      <w:pPr>
        <w:pStyle w:val="Quote"/>
        <w:rPr>
          <w:rFonts w:cs="Times Ext Roman"/>
        </w:rPr>
      </w:pPr>
      <w:r>
        <w:rPr>
          <w:rFonts w:cs="Times Ext Roman"/>
        </w:rPr>
        <w:t>She sang, growing into liberation while grounding her renunciation in devotion.</w:t>
      </w:r>
    </w:p>
    <w:p w14:paraId="73223881" w14:textId="77777777" w:rsidR="009D07EC" w:rsidRDefault="009D07EC" w:rsidP="009D07EC">
      <w:pPr>
        <w:pStyle w:val="Quote"/>
        <w:rPr>
          <w:rFonts w:cs="Times Ext Roman"/>
        </w:rPr>
      </w:pPr>
      <w:r>
        <w:rPr>
          <w:rFonts w:cs="Times Ext Roman"/>
        </w:rPr>
        <w:t>She sang pleasingly, loudly, elatedly, wholeheartedly, and unsparingly.</w:t>
      </w:r>
    </w:p>
    <w:p w14:paraId="02DEAE1E" w14:textId="77777777" w:rsidR="009D07EC" w:rsidRDefault="009D07EC" w:rsidP="009D07EC">
      <w:pPr>
        <w:pStyle w:val="Quote"/>
        <w:rPr>
          <w:rFonts w:cs="Times Ext Roman"/>
        </w:rPr>
      </w:pPr>
    </w:p>
    <w:p w14:paraId="33CA751D" w14:textId="77777777" w:rsidR="009D07EC" w:rsidRDefault="009D07EC" w:rsidP="009D07EC">
      <w:pPr>
        <w:pStyle w:val="Quote"/>
        <w:rPr>
          <w:rFonts w:cs="Times Ext Roman"/>
        </w:rPr>
      </w:pPr>
      <w:r>
        <w:rPr>
          <w:rFonts w:cs="Times Ext Roman"/>
        </w:rPr>
        <w:t>Overflowing with happiness, she sang tenderly as she gazed at the god. With the hair of her body standing on end, she sang:</w:t>
      </w:r>
    </w:p>
    <w:p w14:paraId="78FBA690" w14:textId="77777777" w:rsidR="009D07EC" w:rsidRDefault="009D07EC" w:rsidP="009D07EC">
      <w:pPr>
        <w:pStyle w:val="Quote"/>
        <w:rPr>
          <w:rFonts w:cs="Times Ext Roman"/>
        </w:rPr>
      </w:pPr>
    </w:p>
    <w:p w14:paraId="6931C8AA" w14:textId="77777777" w:rsidR="009D07EC" w:rsidRDefault="009D07EC" w:rsidP="009D07EC">
      <w:pPr>
        <w:pStyle w:val="Quote"/>
        <w:rPr>
          <w:rFonts w:cs="Times Ext Roman"/>
        </w:rPr>
      </w:pPr>
      <w:r>
        <w:rPr>
          <w:rFonts w:cs="Times Ext Roman"/>
        </w:rPr>
        <w:t>“Lord, O Śiva! End my marriage with this worldly person, you who are my benefactor!</w:t>
      </w:r>
    </w:p>
    <w:p w14:paraId="35EC0065" w14:textId="77777777" w:rsidR="009D07EC" w:rsidRDefault="009D07EC" w:rsidP="009D07EC">
      <w:pPr>
        <w:pStyle w:val="Quote"/>
        <w:rPr>
          <w:rFonts w:cs="Times Ext Roman"/>
        </w:rPr>
      </w:pPr>
      <w:r>
        <w:rPr>
          <w:rFonts w:cs="Times Ext Roman"/>
        </w:rPr>
        <w:t>Lord, the joy springing from pure devotion cannot be adulterated, O benefactor!</w:t>
      </w:r>
    </w:p>
    <w:p w14:paraId="39D7E5FA" w14:textId="77777777" w:rsidR="009D07EC" w:rsidRDefault="009D07EC" w:rsidP="009D07EC">
      <w:pPr>
        <w:pStyle w:val="Quote"/>
        <w:rPr>
          <w:rFonts w:cs="Times Ext Roman"/>
        </w:rPr>
      </w:pPr>
      <w:r>
        <w:rPr>
          <w:rFonts w:cs="Times Ext Roman"/>
        </w:rPr>
        <w:t>Subsumed in worship as I am, how can I distract my enthralled mind, O Lord?</w:t>
      </w:r>
    </w:p>
    <w:p w14:paraId="2A9E8602" w14:textId="77777777" w:rsidR="009D07EC" w:rsidRDefault="009D07EC" w:rsidP="009D07EC">
      <w:pPr>
        <w:pStyle w:val="Quote"/>
        <w:rPr>
          <w:rFonts w:cs="Times Ext Roman"/>
        </w:rPr>
      </w:pPr>
      <w:r>
        <w:rPr>
          <w:rFonts w:cs="Times Ext Roman"/>
        </w:rPr>
        <w:t>Caught up thus in worship, how can I turn away my gaze, O Lord?”</w:t>
      </w:r>
      <w:r>
        <w:rPr>
          <w:rStyle w:val="FootnoteReference"/>
          <w:rFonts w:cs="Times Ext Roman"/>
        </w:rPr>
        <w:footnoteReference w:id="65"/>
      </w:r>
    </w:p>
    <w:p w14:paraId="1E87BA91" w14:textId="77777777" w:rsidR="009D07EC" w:rsidRDefault="009D07EC" w:rsidP="009D07EC">
      <w:pPr>
        <w:ind w:firstLine="0"/>
        <w:rPr>
          <w:rFonts w:cs="Times Ext Roman"/>
        </w:rPr>
      </w:pPr>
      <w:r>
        <w:rPr>
          <w:rFonts w:cs="Times Ext Roman"/>
        </w:rPr>
        <w:t xml:space="preserve">As in the case of other saints, here too Harihara describes his appreciation of the saint’s poetic oeuvre </w:t>
      </w:r>
      <w:r>
        <w:rPr>
          <w:rFonts w:cs="Times Ext Roman"/>
        </w:rPr>
        <w:lastRenderedPageBreak/>
        <w:t xml:space="preserve">while divulging little about the nature of the songs beyond their devotional intensity. The four-line quotation at the end of the passage can be read poetically, although it is difficult to determine if this lyrical outpouring is a </w:t>
      </w:r>
      <w:r>
        <w:rPr>
          <w:rFonts w:cs="Times Ext Roman"/>
          <w:i/>
          <w:iCs/>
        </w:rPr>
        <w:t>vacana</w:t>
      </w:r>
      <w:r>
        <w:rPr>
          <w:rFonts w:cs="Times Ext Roman"/>
        </w:rPr>
        <w:t xml:space="preserve">: while it does carry the pleading and lyrical voice recognizable in many of Mahādēvi’s </w:t>
      </w:r>
      <w:r>
        <w:rPr>
          <w:rFonts w:cs="Times Ext Roman"/>
          <w:i/>
          <w:iCs/>
        </w:rPr>
        <w:t>vacana</w:t>
      </w:r>
      <w:r>
        <w:rPr>
          <w:rFonts w:cs="Times Ext Roman"/>
        </w:rPr>
        <w:t xml:space="preserve">s, it is in the </w:t>
      </w:r>
      <w:r>
        <w:rPr>
          <w:rFonts w:cs="Times Ext Roman"/>
          <w:i/>
          <w:iCs/>
        </w:rPr>
        <w:t xml:space="preserve">ragaḷe </w:t>
      </w:r>
      <w:r>
        <w:rPr>
          <w:rFonts w:cs="Times Ext Roman"/>
        </w:rPr>
        <w:t xml:space="preserve">meter (and not in prose as most </w:t>
      </w:r>
      <w:r>
        <w:rPr>
          <w:rFonts w:cs="Times Ext Roman"/>
          <w:i/>
          <w:iCs/>
        </w:rPr>
        <w:t>vacana</w:t>
      </w:r>
      <w:r>
        <w:rPr>
          <w:rFonts w:cs="Times Ext Roman"/>
        </w:rPr>
        <w:t>s are), lacks a concise message, and does not bear a signature line. Furthermore, a few verses earlier we were told about “auspicious songs sung with love by the supreme devotees”</w:t>
      </w:r>
      <w:r>
        <w:rPr>
          <w:rStyle w:val="FootnoteReference"/>
          <w:rFonts w:cs="Times Ext Roman"/>
        </w:rPr>
        <w:footnoteReference w:id="66"/>
      </w:r>
      <w:r>
        <w:rPr>
          <w:rFonts w:cs="Times Ext Roman"/>
        </w:rPr>
        <w:t xml:space="preserve"> to the sounds of conch, drum, cymbal, which is the conventional style of devotional singing to which Mahādēvi’s songs might have belonged. </w:t>
      </w:r>
    </w:p>
    <w:p w14:paraId="580D1D39" w14:textId="77777777" w:rsidR="009D07EC" w:rsidRDefault="009D07EC" w:rsidP="009D07EC">
      <w:pPr>
        <w:rPr>
          <w:rFonts w:cs="Times Ext Roman"/>
        </w:rPr>
      </w:pPr>
      <w:r>
        <w:rPr>
          <w:rFonts w:cs="Times Ext Roman"/>
        </w:rPr>
        <w:t>In chapter 6, Harihara again quotes Mahādēvi singing:</w:t>
      </w:r>
    </w:p>
    <w:p w14:paraId="0A26F7AA" w14:textId="77777777" w:rsidR="009D07EC" w:rsidRDefault="009D07EC" w:rsidP="009D07EC">
      <w:pPr>
        <w:pStyle w:val="Quote"/>
        <w:rPr>
          <w:rFonts w:cs="Times Ext Roman"/>
        </w:rPr>
      </w:pPr>
      <w:r>
        <w:rPr>
          <w:rFonts w:cs="Times Ext Roman"/>
        </w:rPr>
        <w:t>Alas, O Śiva! Is there any love left out there to receive me? And is there any room for devotion in marital life and away from you? O Śiva, what shall my fate be? What more can I say beyond these humiliating words?</w:t>
      </w:r>
      <w:r>
        <w:rPr>
          <w:rStyle w:val="FootnoteReference"/>
          <w:rFonts w:cs="Times Ext Roman"/>
        </w:rPr>
        <w:footnoteReference w:id="67"/>
      </w:r>
    </w:p>
    <w:p w14:paraId="13F7F413" w14:textId="77777777" w:rsidR="009D07EC" w:rsidRDefault="009D07EC" w:rsidP="009D07EC">
      <w:pPr>
        <w:ind w:firstLine="0"/>
      </w:pPr>
      <w:r>
        <w:t xml:space="preserve">In contrast to the previous quotation, this one is almost identical to and clearly identifiable as </w:t>
      </w:r>
      <w:r>
        <w:rPr>
          <w:i/>
          <w:iCs/>
        </w:rPr>
        <w:t>vacana</w:t>
      </w:r>
      <w:r>
        <w:t xml:space="preserve"> no. 88 in the published version.</w:t>
      </w:r>
      <w:r>
        <w:rPr>
          <w:rStyle w:val="FootnoteReference"/>
          <w:rFonts w:cs="Times Ext Roman"/>
        </w:rPr>
        <w:footnoteReference w:id="68"/>
      </w:r>
      <w:r>
        <w:t xml:space="preserve"> A few minor changes in that version stand out: (1) the pronouns appear in a different order, (2) the language register is slightly updated (e.g., from </w:t>
      </w:r>
      <w:r>
        <w:rPr>
          <w:i/>
          <w:iCs/>
        </w:rPr>
        <w:t xml:space="preserve">pēḷven </w:t>
      </w:r>
      <w:r>
        <w:t xml:space="preserve">to </w:t>
      </w:r>
      <w:r>
        <w:rPr>
          <w:i/>
          <w:iCs/>
        </w:rPr>
        <w:t>hēḷuven</w:t>
      </w:r>
      <w:r>
        <w:t xml:space="preserve">), and (3) the name of the deity whom Mahādēvi addresses has changed from “Śiva” to “Mallikārjuna.” This latter change is telling in the sense that it might point to an editorial need in modern times to fix the signature phrase of a </w:t>
      </w:r>
      <w:r>
        <w:rPr>
          <w:i/>
          <w:iCs/>
        </w:rPr>
        <w:t>vacana</w:t>
      </w:r>
      <w:r>
        <w:t xml:space="preserve"> composer in more hermetic ways than in Harihara’s time (although in other parts of the text Harihara does identify Mahādēvi with the specific manifestation of Śiva as Mallikārjuna). </w:t>
      </w:r>
    </w:p>
    <w:p w14:paraId="2A5B4309" w14:textId="77777777" w:rsidR="009D07EC" w:rsidRDefault="009D07EC" w:rsidP="009D07EC">
      <w:pPr>
        <w:rPr>
          <w:rFonts w:cs="Times Ext Roman"/>
        </w:rPr>
      </w:pPr>
      <w:r>
        <w:rPr>
          <w:rFonts w:cs="Times Ext Roman"/>
        </w:rPr>
        <w:t>A bit further along in the same chapter Harihara again quotes Mahādēvi’s words:</w:t>
      </w:r>
    </w:p>
    <w:p w14:paraId="0A278AB6" w14:textId="77777777" w:rsidR="009D07EC" w:rsidRDefault="009D07EC" w:rsidP="009D07EC">
      <w:pPr>
        <w:pStyle w:val="Quote"/>
        <w:rPr>
          <w:rFonts w:cs="Times Ext Roman"/>
        </w:rPr>
      </w:pPr>
      <w:bookmarkStart w:id="23" w:name="_Hlk97634523"/>
      <w:r>
        <w:rPr>
          <w:rFonts w:cs="Times Ext Roman"/>
        </w:rPr>
        <w:t xml:space="preserve">How can I remain idle, having seen those who came to my home carrying Śiva’s emblem being treated with contempt? If I cannot show these people hospitality, what reason is there for me to </w:t>
      </w:r>
      <w:r>
        <w:rPr>
          <w:rFonts w:cs="Times Ext Roman"/>
        </w:rPr>
        <w:lastRenderedPageBreak/>
        <w:t>remain on this earth? O you who are beyond existence, if you consider me yours, and if you love me, do not keep me in this body! Take me to Kailāsa!</w:t>
      </w:r>
      <w:bookmarkEnd w:id="23"/>
      <w:r>
        <w:rPr>
          <w:rStyle w:val="FootnoteReference"/>
          <w:rFonts w:cs="Times Ext Roman"/>
        </w:rPr>
        <w:footnoteReference w:id="69"/>
      </w:r>
    </w:p>
    <w:p w14:paraId="2A0124D0" w14:textId="77777777" w:rsidR="009D07EC" w:rsidRDefault="009D07EC" w:rsidP="009D07EC">
      <w:pPr>
        <w:ind w:firstLine="0"/>
        <w:rPr>
          <w:rFonts w:cs="Times Ext Roman"/>
        </w:rPr>
      </w:pPr>
      <w:r>
        <w:rPr>
          <w:rFonts w:cs="Times Ext Roman"/>
          <w:i/>
          <w:iCs/>
        </w:rPr>
        <w:t>Vacana</w:t>
      </w:r>
      <w:r>
        <w:rPr>
          <w:rFonts w:cs="Times Ext Roman"/>
        </w:rPr>
        <w:t xml:space="preserve"> no. 350 in the printed corpus is shorter than what we find here, and there are certain differences between the two renditions, but the two texts generally correspond in letter and in spirit.</w:t>
      </w:r>
      <w:r>
        <w:rPr>
          <w:rStyle w:val="FootnoteReference"/>
          <w:rFonts w:cs="Times Ext Roman"/>
        </w:rPr>
        <w:footnoteReference w:id="70"/>
      </w:r>
      <w:r>
        <w:rPr>
          <w:rFonts w:cs="Times Ext Roman"/>
        </w:rPr>
        <w:t xml:space="preserve"> One major difference is that in the version transmitted as a</w:t>
      </w:r>
      <w:r>
        <w:rPr>
          <w:rFonts w:cs="Times Ext Roman"/>
          <w:i/>
          <w:iCs/>
        </w:rPr>
        <w:t xml:space="preserve"> vacana</w:t>
      </w:r>
      <w:r>
        <w:rPr>
          <w:rFonts w:cs="Times Ext Roman"/>
        </w:rPr>
        <w:t xml:space="preserve">, Mahādēvi asks the god to lead her to Srisailam, the famous Śaiva temple complex in Andhra Pradesh, while in the Ragaḷe version she asks to be taken to Kailāsa. As noted earlier, such a variation could be explained by a need in the later tradition to align more strongly Mahādēvi’s </w:t>
      </w:r>
      <w:r>
        <w:rPr>
          <w:rFonts w:cs="Times Ext Roman"/>
          <w:i/>
          <w:iCs/>
        </w:rPr>
        <w:t>vacana</w:t>
      </w:r>
      <w:r>
        <w:rPr>
          <w:rFonts w:cs="Times Ext Roman"/>
        </w:rPr>
        <w:t>s with her life story, in which she travels to Srisailam to unite with her god.</w:t>
      </w:r>
    </w:p>
    <w:p w14:paraId="08EDF7FD" w14:textId="77777777" w:rsidR="009D07EC" w:rsidRDefault="009D07EC" w:rsidP="009D07EC">
      <w:pPr>
        <w:rPr>
          <w:rFonts w:cs="Times Ext Roman"/>
        </w:rPr>
      </w:pPr>
      <w:r>
        <w:rPr>
          <w:rFonts w:cs="Times Ext Roman"/>
        </w:rPr>
        <w:t>Another relevant passage appears toward the end of the same chapter, at the climactic moment of Mahādēvi’s desertion of the palace and her married life. Forced to remain disrobed in front of her husband, paren</w:t>
      </w:r>
      <w:r>
        <w:rPr>
          <w:rFonts w:cs="Times Ext Roman"/>
          <w:szCs w:val="22"/>
        </w:rPr>
        <w:t xml:space="preserve">ts, guru, and fellow devotees, </w:t>
      </w:r>
      <w:r>
        <w:rPr>
          <w:rFonts w:eastAsia="Calibri" w:cs="Times Ext Roman"/>
          <w:szCs w:val="22"/>
        </w:rPr>
        <w:t>Mahādēvi formally announces the termination of her marriage agreement</w:t>
      </w:r>
      <w:r>
        <w:rPr>
          <w:rFonts w:cs="Times Ext Roman"/>
          <w:szCs w:val="22"/>
        </w:rPr>
        <w:t xml:space="preserve">. She </w:t>
      </w:r>
      <w:r>
        <w:rPr>
          <w:rFonts w:cs="Times Ext Roman"/>
        </w:rPr>
        <w:t xml:space="preserve">places her personal </w:t>
      </w:r>
      <w:r>
        <w:rPr>
          <w:rFonts w:cs="Times Ext Roman"/>
          <w:i/>
          <w:iCs/>
        </w:rPr>
        <w:t xml:space="preserve">liṅga </w:t>
      </w:r>
      <w:r>
        <w:rPr>
          <w:rFonts w:cs="Times Ext Roman"/>
        </w:rPr>
        <w:t>in the palm of her hand, bids farewell to her parents and guru, hands over her jewelry to the Śaiva devotees who stand there, and walks away naked. At this point, Harihara quotes Mahādēvi saying:</w:t>
      </w:r>
    </w:p>
    <w:p w14:paraId="2C4F4FC5" w14:textId="77777777" w:rsidR="009D07EC" w:rsidRDefault="009D07EC" w:rsidP="009D07EC">
      <w:pPr>
        <w:pStyle w:val="Quote"/>
        <w:rPr>
          <w:rFonts w:cs="Times Ext Roman"/>
        </w:rPr>
      </w:pPr>
      <w:r>
        <w:rPr>
          <w:rFonts w:cs="Times Ext Roman"/>
        </w:rPr>
        <w:t xml:space="preserve">I have overcome hunger and thirst, the fire of craving and the delusion of sexual desire, </w:t>
      </w:r>
    </w:p>
    <w:p w14:paraId="79B40E82" w14:textId="77777777" w:rsidR="009D07EC" w:rsidRDefault="009D07EC" w:rsidP="009D07EC">
      <w:pPr>
        <w:pStyle w:val="Quote"/>
        <w:rPr>
          <w:rFonts w:cs="Times Ext Roman"/>
        </w:rPr>
      </w:pPr>
      <w:r>
        <w:rPr>
          <w:rFonts w:cs="Times Ext Roman"/>
        </w:rPr>
        <w:t>as well as the three defiling and unreal torments. What other desires are left for me to relinquish?</w:t>
      </w:r>
    </w:p>
    <w:p w14:paraId="0B9D782E" w14:textId="77777777" w:rsidR="009D07EC" w:rsidRDefault="009D07EC" w:rsidP="009D07EC">
      <w:pPr>
        <w:pStyle w:val="Quote"/>
        <w:rPr>
          <w:rFonts w:cs="Times Ext Roman"/>
        </w:rPr>
      </w:pPr>
      <w:r>
        <w:rPr>
          <w:rFonts w:cs="Times Ext Roman"/>
        </w:rPr>
        <w:t>O beautiful Mallikārjuna, because of you I have no fear, no fear at all.</w:t>
      </w:r>
      <w:r>
        <w:rPr>
          <w:rStyle w:val="FootnoteReference"/>
          <w:rFonts w:cs="Times Ext Roman"/>
        </w:rPr>
        <w:footnoteReference w:id="71"/>
      </w:r>
    </w:p>
    <w:p w14:paraId="3318465E" w14:textId="77777777" w:rsidR="009D07EC" w:rsidRDefault="009D07EC" w:rsidP="009D07EC">
      <w:pPr>
        <w:ind w:firstLine="0"/>
        <w:rPr>
          <w:rFonts w:cs="Times Ext Roman"/>
        </w:rPr>
      </w:pPr>
      <w:r>
        <w:rPr>
          <w:rFonts w:cs="Times Ext Roman"/>
        </w:rPr>
        <w:t xml:space="preserve">This passage can easily be read as </w:t>
      </w:r>
      <w:r>
        <w:rPr>
          <w:rFonts w:cs="Times Ext Roman"/>
          <w:i/>
          <w:iCs/>
        </w:rPr>
        <w:t>vacana</w:t>
      </w:r>
      <w:r>
        <w:rPr>
          <w:rFonts w:cs="Times Ext Roman"/>
        </w:rPr>
        <w:t xml:space="preserve">, among other reasons because of the concluding line in this utterance (“O beautiful Mallikārjuna . . .”), which is identical to the format of signature line found at the </w:t>
      </w:r>
      <w:r>
        <w:rPr>
          <w:rFonts w:cs="Times Ext Roman"/>
        </w:rPr>
        <w:lastRenderedPageBreak/>
        <w:t xml:space="preserve">end of many </w:t>
      </w:r>
      <w:r>
        <w:rPr>
          <w:rFonts w:cs="Times Ext Roman"/>
          <w:i/>
          <w:iCs/>
        </w:rPr>
        <w:t>vacana</w:t>
      </w:r>
      <w:r>
        <w:rPr>
          <w:rFonts w:cs="Times Ext Roman"/>
        </w:rPr>
        <w:t xml:space="preserve">s. The signature line usually presents a reflection that brings home the preceding statements in the body of the </w:t>
      </w:r>
      <w:r>
        <w:rPr>
          <w:rFonts w:cs="Times Ext Roman"/>
          <w:i/>
          <w:iCs/>
        </w:rPr>
        <w:t>vacana</w:t>
      </w:r>
      <w:r>
        <w:rPr>
          <w:rFonts w:cs="Times Ext Roman"/>
        </w:rPr>
        <w:t xml:space="preserve"> and is addressed to the devotee’s chosen manifestation of the god. In this passage the concluding line indeed captures the message that pervades in the body of the passage with the proclamation addressed to Śiva Mallikārjuna: “I have no fear.” In spite of this and other indications that what we have here is a </w:t>
      </w:r>
      <w:r>
        <w:rPr>
          <w:rFonts w:cs="Times Ext Roman"/>
          <w:i/>
          <w:iCs/>
        </w:rPr>
        <w:t>vacana</w:t>
      </w:r>
      <w:r>
        <w:rPr>
          <w:rFonts w:cs="Times Ext Roman"/>
        </w:rPr>
        <w:t xml:space="preserve">, I was not able to locate a </w:t>
      </w:r>
      <w:r>
        <w:rPr>
          <w:rFonts w:cs="Times Ext Roman"/>
          <w:i/>
          <w:iCs/>
        </w:rPr>
        <w:t>vacana</w:t>
      </w:r>
      <w:r>
        <w:rPr>
          <w:rFonts w:cs="Times Ext Roman"/>
        </w:rPr>
        <w:t xml:space="preserve"> that resembles this passage in the contemporary publication </w:t>
      </w:r>
      <w:r>
        <w:rPr>
          <w:rFonts w:cs="Times Ext Roman"/>
          <w:i/>
          <w:iCs/>
        </w:rPr>
        <w:t xml:space="preserve">Samagra Vacanasāhityada Janapriya </w:t>
      </w:r>
      <w:commentRangeStart w:id="24"/>
      <w:r>
        <w:rPr>
          <w:rFonts w:cs="Times Ext Roman"/>
          <w:i/>
          <w:iCs/>
        </w:rPr>
        <w:t>Āvr</w:t>
      </w:r>
      <w:r>
        <w:rPr>
          <w:rFonts w:ascii="Times New Roman" w:hAnsi="Times New Roman"/>
          <w:i/>
          <w:iCs/>
        </w:rPr>
        <w:t>̥</w:t>
      </w:r>
      <w:r>
        <w:rPr>
          <w:rFonts w:cs="Times Ext Roman"/>
          <w:i/>
          <w:iCs/>
        </w:rPr>
        <w:t>tti</w:t>
      </w:r>
      <w:commentRangeEnd w:id="24"/>
      <w:r>
        <w:rPr>
          <w:rStyle w:val="CommentReference"/>
        </w:rPr>
        <w:commentReference w:id="24"/>
      </w:r>
      <w:r>
        <w:rPr>
          <w:rFonts w:cs="Times Ext Roman"/>
        </w:rPr>
        <w:t xml:space="preserve">. </w:t>
      </w:r>
    </w:p>
    <w:p w14:paraId="45504CD4" w14:textId="77777777" w:rsidR="009D07EC" w:rsidRDefault="009D07EC" w:rsidP="009D07EC">
      <w:pPr>
        <w:rPr>
          <w:rFonts w:cs="Times Ext Roman"/>
        </w:rPr>
      </w:pPr>
      <w:r>
        <w:rPr>
          <w:rFonts w:cs="Times Ext Roman"/>
        </w:rPr>
        <w:t>In chapter 7, Mahādēvi is confronted by Kauśika, her non-Śaiva husband, who pretends to have had a change of heart and become a Śaiva devotee. Harihara quotes Mahādēvi’s response in the form of a reflecting song:</w:t>
      </w:r>
    </w:p>
    <w:p w14:paraId="34A04233" w14:textId="77777777" w:rsidR="009D07EC" w:rsidRDefault="009D07EC" w:rsidP="009D07EC">
      <w:pPr>
        <w:rPr>
          <w:rFonts w:cs="Times Ext Roman"/>
        </w:rPr>
      </w:pPr>
      <w:r>
        <w:rPr>
          <w:rFonts w:cs="Times Ext Roman"/>
        </w:rPr>
        <w:t>Illusion: you say you abandoned her, but she never left you.</w:t>
      </w:r>
    </w:p>
    <w:p w14:paraId="0318688F" w14:textId="77777777" w:rsidR="009D07EC" w:rsidRDefault="009D07EC" w:rsidP="009D07EC">
      <w:pPr>
        <w:pStyle w:val="Quote"/>
        <w:rPr>
          <w:rFonts w:cs="Times Ext Roman"/>
        </w:rPr>
      </w:pPr>
      <w:r>
        <w:rPr>
          <w:rFonts w:cs="Times Ext Roman"/>
        </w:rPr>
        <w:t>Illusion: as she has accompanied you here, so she will remain with you.</w:t>
      </w:r>
    </w:p>
    <w:p w14:paraId="5A6FFB1B" w14:textId="77777777" w:rsidR="009D07EC" w:rsidRDefault="009D07EC" w:rsidP="009D07EC">
      <w:pPr>
        <w:pStyle w:val="Quote"/>
        <w:rPr>
          <w:rFonts w:cs="Times Ext Roman"/>
        </w:rPr>
      </w:pPr>
      <w:r>
        <w:rPr>
          <w:rFonts w:cs="Times Ext Roman"/>
        </w:rPr>
        <w:t>Illusion: she has become the wandering partner of a wandering ascetic.</w:t>
      </w:r>
    </w:p>
    <w:p w14:paraId="15012DC1" w14:textId="77777777" w:rsidR="009D07EC" w:rsidRDefault="009D07EC" w:rsidP="009D07EC">
      <w:pPr>
        <w:pStyle w:val="Quote"/>
        <w:rPr>
          <w:rFonts w:cs="Times Ext Roman"/>
        </w:rPr>
      </w:pPr>
      <w:r>
        <w:rPr>
          <w:rFonts w:cs="Times Ext Roman"/>
        </w:rPr>
        <w:t>Illusion: she has become the mendicant lovingly accompanying you, a mendicant.</w:t>
      </w:r>
    </w:p>
    <w:p w14:paraId="694501A7" w14:textId="77777777" w:rsidR="009D07EC" w:rsidRDefault="009D07EC" w:rsidP="009D07EC">
      <w:pPr>
        <w:pStyle w:val="Quote"/>
        <w:rPr>
          <w:rFonts w:cs="Times Ext Roman"/>
        </w:rPr>
      </w:pPr>
      <w:r>
        <w:rPr>
          <w:rFonts w:cs="Times Ext Roman"/>
        </w:rPr>
        <w:t>…</w:t>
      </w:r>
    </w:p>
    <w:p w14:paraId="175D5AE2" w14:textId="77777777" w:rsidR="009D07EC" w:rsidRDefault="009D07EC" w:rsidP="009D07EC">
      <w:pPr>
        <w:pStyle w:val="Quote"/>
        <w:rPr>
          <w:rFonts w:cs="Times Ext Roman"/>
        </w:rPr>
      </w:pPr>
      <w:r>
        <w:rPr>
          <w:rFonts w:cs="Times Ext Roman"/>
        </w:rPr>
        <w:t>Pray, O ocean of mercy! I fear your illusion!</w:t>
      </w:r>
    </w:p>
    <w:p w14:paraId="73744333" w14:textId="77777777" w:rsidR="009D07EC" w:rsidRDefault="009D07EC" w:rsidP="009D07EC">
      <w:pPr>
        <w:pStyle w:val="Quote"/>
        <w:rPr>
          <w:rFonts w:cs="Times Ext Roman"/>
        </w:rPr>
      </w:pPr>
      <w:r>
        <w:rPr>
          <w:rFonts w:cs="Times Ext Roman"/>
        </w:rPr>
        <w:t>O Supreme Lord, Mallinātha! Please have mercy on me!</w:t>
      </w:r>
      <w:r>
        <w:rPr>
          <w:rStyle w:val="FootnoteReference"/>
          <w:rFonts w:cs="Times Ext Roman"/>
        </w:rPr>
        <w:footnoteReference w:id="72"/>
      </w:r>
    </w:p>
    <w:p w14:paraId="4E42F715" w14:textId="4127B354" w:rsidR="009D07EC" w:rsidRDefault="009D07EC" w:rsidP="009D07EC">
      <w:pPr>
        <w:ind w:firstLine="0"/>
        <w:rPr>
          <w:rFonts w:cs="Times Ext Roman"/>
        </w:rPr>
      </w:pPr>
      <w:r>
        <w:rPr>
          <w:rFonts w:cs="Times Ext Roman"/>
        </w:rPr>
        <w:t xml:space="preserve">Here, Mahādēvi expresses her deep frustration and the difficulty she experiences in facing the lingering shadow of her previous married life. Her words conform to the </w:t>
      </w:r>
      <w:r>
        <w:rPr>
          <w:rFonts w:cs="Times Ext Roman"/>
          <w:i/>
          <w:iCs/>
        </w:rPr>
        <w:t>vacana</w:t>
      </w:r>
      <w:r>
        <w:rPr>
          <w:rFonts w:cs="Times Ext Roman"/>
        </w:rPr>
        <w:t xml:space="preserve"> traits we mentioned earlier, and indeed </w:t>
      </w:r>
      <w:r>
        <w:rPr>
          <w:rFonts w:cs="Times Ext Roman"/>
          <w:i/>
          <w:iCs/>
        </w:rPr>
        <w:t>vacana</w:t>
      </w:r>
      <w:r>
        <w:rPr>
          <w:rFonts w:cs="Times Ext Roman"/>
        </w:rPr>
        <w:t xml:space="preserve"> no. 303 in the popular edition is similar to what is quoted above.</w:t>
      </w:r>
      <w:r>
        <w:rPr>
          <w:rStyle w:val="FootnoteReference"/>
          <w:rFonts w:cs="Times Ext Roman"/>
        </w:rPr>
        <w:footnoteReference w:id="73"/>
      </w:r>
      <w:r>
        <w:rPr>
          <w:rFonts w:cs="Times Ext Roman"/>
        </w:rPr>
        <w:t xml:space="preserve"> There are also marked differences: after the first four lines, the two versions diverge, until they converge again with the concluding two lines (right after “Pray, O ocean of mercy!”). However, in Harihara’s version, Mahādēvi </w:t>
      </w:r>
      <w:r>
        <w:rPr>
          <w:rFonts w:cs="Times Ext Roman"/>
        </w:rPr>
        <w:lastRenderedPageBreak/>
        <w:t>asserts “I fear your illusion!” (</w:t>
      </w:r>
      <w:r>
        <w:rPr>
          <w:rFonts w:cs="Times Ext Roman"/>
          <w:i/>
          <w:iCs/>
        </w:rPr>
        <w:t>a</w:t>
      </w:r>
      <w:r w:rsidR="009C533C">
        <w:rPr>
          <w:rFonts w:cs="Times Ext Roman"/>
          <w:i/>
          <w:iCs/>
        </w:rPr>
        <w:t>ñ</w:t>
      </w:r>
      <w:r>
        <w:rPr>
          <w:rFonts w:cs="Times Ext Roman"/>
          <w:i/>
          <w:iCs/>
        </w:rPr>
        <w:t>juven</w:t>
      </w:r>
      <w:r>
        <w:rPr>
          <w:rFonts w:cs="Times Ext Roman"/>
        </w:rPr>
        <w:t>) while in the published version she states the opposite: “I am not afraid of your illusion!” (</w:t>
      </w:r>
      <w:r>
        <w:rPr>
          <w:rFonts w:cs="Times Ext Roman"/>
          <w:i/>
          <w:iCs/>
        </w:rPr>
        <w:t>nān a</w:t>
      </w:r>
      <w:r w:rsidR="009C533C">
        <w:rPr>
          <w:rFonts w:cs="Times Ext Roman"/>
          <w:i/>
          <w:iCs/>
        </w:rPr>
        <w:t>ñ</w:t>
      </w:r>
      <w:r>
        <w:rPr>
          <w:rFonts w:cs="Times Ext Roman"/>
          <w:i/>
          <w:iCs/>
        </w:rPr>
        <w:t>juvaḷ’ alla</w:t>
      </w:r>
      <w:r>
        <w:rPr>
          <w:rFonts w:cs="Times Ext Roman"/>
        </w:rPr>
        <w:t xml:space="preserve">). Also, in the last line of the </w:t>
      </w:r>
      <w:r>
        <w:rPr>
          <w:rFonts w:cs="Times Ext Roman"/>
          <w:i/>
          <w:iCs/>
        </w:rPr>
        <w:t>vacana</w:t>
      </w:r>
      <w:r>
        <w:rPr>
          <w:rFonts w:cs="Times Ext Roman"/>
        </w:rPr>
        <w:t xml:space="preserve"> in Harihara’s version, Mahādēvi beseeches the god for mercy (</w:t>
      </w:r>
      <w:r>
        <w:rPr>
          <w:rFonts w:cs="Times Ext Roman"/>
          <w:i/>
          <w:iCs/>
        </w:rPr>
        <w:t>karuṇipud’</w:t>
      </w:r>
      <w:r>
        <w:rPr>
          <w:rFonts w:cs="Times Ext Roman"/>
        </w:rPr>
        <w:t xml:space="preserve">), but in the published version she exclaims that this is the command of the god (in second person, </w:t>
      </w:r>
      <w:r>
        <w:rPr>
          <w:rFonts w:cs="Times Ext Roman"/>
          <w:i/>
          <w:iCs/>
        </w:rPr>
        <w:t>nimm’ āṇe</w:t>
      </w:r>
      <w:r>
        <w:rPr>
          <w:rFonts w:cs="Times Ext Roman"/>
        </w:rPr>
        <w:t xml:space="preserve">). Although the degree of variation between Harihara’s text and the published version is considerable, the two versions share enough of the </w:t>
      </w:r>
      <w:r>
        <w:rPr>
          <w:rFonts w:cs="Times Ext Roman"/>
          <w:i/>
          <w:iCs/>
        </w:rPr>
        <w:t>vacana</w:t>
      </w:r>
      <w:r>
        <w:rPr>
          <w:rFonts w:cs="Times Ext Roman"/>
        </w:rPr>
        <w:t xml:space="preserve"> content and form to recognize them as the same </w:t>
      </w:r>
      <w:r>
        <w:rPr>
          <w:rFonts w:cs="Times Ext Roman"/>
          <w:i/>
          <w:iCs/>
        </w:rPr>
        <w:t>vacana</w:t>
      </w:r>
      <w:r>
        <w:rPr>
          <w:rFonts w:cs="Times Ext Roman"/>
        </w:rPr>
        <w:t>.</w:t>
      </w:r>
    </w:p>
    <w:p w14:paraId="7A0DCEB2" w14:textId="77777777" w:rsidR="009D07EC" w:rsidRDefault="009D07EC" w:rsidP="009D07EC">
      <w:pPr>
        <w:ind w:firstLine="0"/>
        <w:rPr>
          <w:rFonts w:cs="Times Ext Roman"/>
        </w:rPr>
      </w:pPr>
      <w:r>
        <w:rPr>
          <w:rFonts w:cs="Times Ext Roman"/>
        </w:rPr>
        <w:tab/>
        <w:t>Finally, very close to the end of the chapter and of the Ragaḷe as a whole, Harihara mentions in two verses a meeting between Mahādēvi and another famous devotee named Kinnara Bommatande. Mahādēvi sings a song for the occasion, but the author does not provide any further details.</w:t>
      </w:r>
      <w:r>
        <w:rPr>
          <w:rStyle w:val="FootnoteReference"/>
          <w:rFonts w:cs="Times Ext Roman"/>
        </w:rPr>
        <w:footnoteReference w:id="74"/>
      </w:r>
    </w:p>
    <w:p w14:paraId="7EBF7C58" w14:textId="77777777" w:rsidR="009D07EC" w:rsidRDefault="009D07EC" w:rsidP="009D07EC">
      <w:pPr>
        <w:ind w:firstLine="0"/>
        <w:rPr>
          <w:rFonts w:cs="Times Ext Roman"/>
        </w:rPr>
      </w:pPr>
      <w:r>
        <w:rPr>
          <w:rFonts w:cs="Times Ext Roman"/>
        </w:rPr>
        <w:tab/>
        <w:t xml:space="preserve">Unlike the Ragaḷes about Kēśirāja and Allama, but with some similarity to that about Basava, the Ragaḷe about Mahādēvi conveys Harihara’s genuine appreciation of her original songs and their inherent role in her life story. And yet, these </w:t>
      </w:r>
      <w:r>
        <w:rPr>
          <w:rFonts w:cs="Times Ext Roman"/>
          <w:i/>
          <w:iCs/>
        </w:rPr>
        <w:t>vacana</w:t>
      </w:r>
      <w:r>
        <w:rPr>
          <w:rFonts w:cs="Times Ext Roman"/>
        </w:rPr>
        <w:t xml:space="preserve">s appear in only a few, very specific moments. This limited appearance is nothing like the voluminous body of </w:t>
      </w:r>
      <w:r>
        <w:rPr>
          <w:rFonts w:cs="Times Ext Roman"/>
          <w:i/>
          <w:iCs/>
        </w:rPr>
        <w:t>vacana</w:t>
      </w:r>
      <w:r>
        <w:rPr>
          <w:rFonts w:cs="Times Ext Roman"/>
        </w:rPr>
        <w:t xml:space="preserve">s attributed to Mahādēvi in later texts. Considered together, Harihara’s sparse treatment of the </w:t>
      </w:r>
      <w:r>
        <w:rPr>
          <w:rFonts w:cs="Times Ext Roman"/>
          <w:i/>
          <w:iCs/>
        </w:rPr>
        <w:t>vacana</w:t>
      </w:r>
      <w:r>
        <w:rPr>
          <w:rFonts w:cs="Times Ext Roman"/>
        </w:rPr>
        <w:t>s in the lives of</w:t>
      </w:r>
      <w:r>
        <w:rPr>
          <w:rFonts w:cs="Times Ext Roman"/>
          <w:i/>
          <w:iCs/>
        </w:rPr>
        <w:t xml:space="preserve"> </w:t>
      </w:r>
      <w:r>
        <w:rPr>
          <w:rFonts w:cs="Times Ext Roman"/>
        </w:rPr>
        <w:t xml:space="preserve">Allama, Basava, and Mahādēvi, as compared to what we might expect given their later reputation as “authors of </w:t>
      </w:r>
      <w:r>
        <w:rPr>
          <w:rFonts w:cs="Times Ext Roman"/>
          <w:i/>
          <w:iCs/>
        </w:rPr>
        <w:t>vacana</w:t>
      </w:r>
      <w:r>
        <w:rPr>
          <w:rFonts w:cs="Times Ext Roman"/>
        </w:rPr>
        <w:t>s,”</w:t>
      </w:r>
      <w:r>
        <w:rPr>
          <w:rFonts w:cs="Times Ext Roman"/>
          <w:i/>
          <w:iCs/>
        </w:rPr>
        <w:t xml:space="preserve"> </w:t>
      </w:r>
      <w:r>
        <w:rPr>
          <w:rFonts w:cs="Times Ext Roman"/>
        </w:rPr>
        <w:t xml:space="preserve">compels us to reconsider our understanding of </w:t>
      </w:r>
      <w:r>
        <w:rPr>
          <w:rFonts w:cs="Times Ext Roman"/>
          <w:i/>
          <w:iCs/>
        </w:rPr>
        <w:t>vacana</w:t>
      </w:r>
      <w:r>
        <w:rPr>
          <w:rFonts w:cs="Times Ext Roman"/>
        </w:rPr>
        <w:t>s in their early history.</w:t>
      </w:r>
    </w:p>
    <w:p w14:paraId="13123B93" w14:textId="77777777" w:rsidR="009D07EC" w:rsidRDefault="009D07EC" w:rsidP="009D07EC">
      <w:pPr>
        <w:pStyle w:val="Heading1"/>
        <w:rPr>
          <w:rFonts w:cs="Times Ext Roman"/>
        </w:rPr>
      </w:pPr>
      <w:bookmarkStart w:id="26" w:name="_Hlk88503737"/>
      <w:r>
        <w:rPr>
          <w:rFonts w:cs="Times Ext Roman"/>
        </w:rPr>
        <w:t>Conclusion</w:t>
      </w:r>
    </w:p>
    <w:p w14:paraId="3D8436C4" w14:textId="77777777" w:rsidR="009D07EC" w:rsidRDefault="009D07EC" w:rsidP="009D07EC">
      <w:pPr>
        <w:ind w:firstLine="0"/>
        <w:rPr>
          <w:rFonts w:cs="Times Ext Roman"/>
        </w:rPr>
      </w:pPr>
      <w:r>
        <w:rPr>
          <w:rFonts w:cs="Times Ext Roman"/>
        </w:rPr>
        <w:t xml:space="preserve">In concluding this article I would like to reflect on the </w:t>
      </w:r>
      <w:r>
        <w:rPr>
          <w:rFonts w:cs="Times Ext Roman"/>
          <w:i/>
          <w:iCs/>
        </w:rPr>
        <w:t>vacana</w:t>
      </w:r>
      <w:r>
        <w:rPr>
          <w:rFonts w:cs="Times Ext Roman"/>
        </w:rPr>
        <w:t xml:space="preserve">s as they were received during the first centuries of their appearance based on the evidence I have presented above. </w:t>
      </w:r>
    </w:p>
    <w:p w14:paraId="1435D82B" w14:textId="77777777" w:rsidR="009D07EC" w:rsidRDefault="009D07EC" w:rsidP="009D07EC">
      <w:pPr>
        <w:ind w:firstLine="0"/>
        <w:rPr>
          <w:rFonts w:cs="Times Ext Roman"/>
        </w:rPr>
      </w:pPr>
      <w:r>
        <w:rPr>
          <w:rFonts w:cs="Times Ext Roman"/>
        </w:rPr>
        <w:tab/>
        <w:t xml:space="preserve">The songs quoted in this article might appear substantial when read in sequence, but they are in fact a minute portion of Harihara’s voluminous </w:t>
      </w:r>
      <w:r>
        <w:rPr>
          <w:rFonts w:cs="Times Ext Roman"/>
          <w:i/>
          <w:iCs/>
        </w:rPr>
        <w:t>Ragaḷe Stories</w:t>
      </w:r>
      <w:r>
        <w:rPr>
          <w:rFonts w:cs="Times Ext Roman"/>
        </w:rPr>
        <w:t xml:space="preserve">. When examined against the full breadth of the work, which is a collection consisting of more than ten thousand lines in its current form, the references to what can be ascertained as </w:t>
      </w:r>
      <w:r>
        <w:rPr>
          <w:rFonts w:cs="Times Ext Roman"/>
          <w:i/>
          <w:iCs/>
        </w:rPr>
        <w:t>vacana</w:t>
      </w:r>
      <w:r>
        <w:rPr>
          <w:rFonts w:cs="Times Ext Roman"/>
        </w:rPr>
        <w:t>s are astonishingly brief, few, and casual.</w:t>
      </w:r>
      <w:r>
        <w:rPr>
          <w:rStyle w:val="FootnoteReference"/>
          <w:rFonts w:cs="Times Ext Roman"/>
        </w:rPr>
        <w:footnoteReference w:id="75"/>
      </w:r>
      <w:r>
        <w:rPr>
          <w:rFonts w:cs="Times Ext Roman"/>
        </w:rPr>
        <w:t xml:space="preserve"> Moreover, the </w:t>
      </w:r>
      <w:r>
        <w:rPr>
          <w:rFonts w:cs="Times Ext Roman"/>
        </w:rPr>
        <w:lastRenderedPageBreak/>
        <w:t xml:space="preserve">only two figures to whom Harihara clearly attributes what can safely be considered </w:t>
      </w:r>
      <w:r>
        <w:rPr>
          <w:rFonts w:cs="Times Ext Roman"/>
          <w:i/>
          <w:iCs/>
        </w:rPr>
        <w:t>vacana</w:t>
      </w:r>
      <w:r>
        <w:rPr>
          <w:rFonts w:cs="Times Ext Roman"/>
        </w:rPr>
        <w:t xml:space="preserve">s—Basava and Mahādēvi—also have the longest stories in the collection (with 26 and 7 chapters, respectively). The fact songs by these two figures are not major in the respective texts again highlights the limited importance of </w:t>
      </w:r>
      <w:r>
        <w:rPr>
          <w:rFonts w:cs="Times Ext Roman"/>
          <w:i/>
          <w:iCs/>
        </w:rPr>
        <w:t>vacana</w:t>
      </w:r>
      <w:r>
        <w:rPr>
          <w:rFonts w:cs="Times Ext Roman"/>
        </w:rPr>
        <w:t xml:space="preserve">s in Harihara’s rendering of the saints of that period. Notably, we find in Harihara’s text nothing like the celebration of </w:t>
      </w:r>
      <w:r>
        <w:rPr>
          <w:rFonts w:cs="Times Ext Roman"/>
          <w:i/>
          <w:iCs/>
        </w:rPr>
        <w:t>vacana</w:t>
      </w:r>
      <w:r>
        <w:rPr>
          <w:rFonts w:cs="Times Ext Roman"/>
        </w:rPr>
        <w:t xml:space="preserve">s in the much later </w:t>
      </w:r>
      <w:r>
        <w:rPr>
          <w:rFonts w:cs="Times Ext Roman"/>
          <w:i/>
          <w:iCs/>
        </w:rPr>
        <w:t>Śūnyasampādane</w:t>
      </w:r>
      <w:r>
        <w:rPr>
          <w:rFonts w:cs="Times Ext Roman"/>
        </w:rPr>
        <w:t xml:space="preserve">, where long conversations between devotees (Mahādēvi included) are uttered in </w:t>
      </w:r>
      <w:r>
        <w:rPr>
          <w:rFonts w:cs="Times Ext Roman"/>
          <w:i/>
          <w:iCs/>
        </w:rPr>
        <w:t>vacana</w:t>
      </w:r>
      <w:r>
        <w:rPr>
          <w:rFonts w:cs="Times Ext Roman"/>
        </w:rPr>
        <w:t xml:space="preserve">s, and the story is itself a dramatization of the </w:t>
      </w:r>
      <w:r>
        <w:rPr>
          <w:rFonts w:cs="Times Ext Roman"/>
          <w:i/>
          <w:iCs/>
        </w:rPr>
        <w:t>vacana</w:t>
      </w:r>
      <w:r>
        <w:rPr>
          <w:rFonts w:cs="Times Ext Roman"/>
        </w:rPr>
        <w:t xml:space="preserve">s. </w:t>
      </w:r>
    </w:p>
    <w:p w14:paraId="70B2B0BA" w14:textId="77777777" w:rsidR="009D07EC" w:rsidRDefault="009D07EC" w:rsidP="009D07EC">
      <w:pPr>
        <w:rPr>
          <w:rFonts w:cs="Times Ext Roman"/>
        </w:rPr>
      </w:pPr>
      <w:r>
        <w:rPr>
          <w:rFonts w:cs="Times Ext Roman"/>
        </w:rPr>
        <w:t xml:space="preserve">It is meaningful that Basava and Mahādēvi are the only model devotees in Harihara’s work who are directly linked to </w:t>
      </w:r>
      <w:r>
        <w:rPr>
          <w:rFonts w:cs="Times Ext Roman"/>
          <w:i/>
          <w:iCs/>
        </w:rPr>
        <w:t>vacana</w:t>
      </w:r>
      <w:r>
        <w:rPr>
          <w:rFonts w:cs="Times Ext Roman"/>
        </w:rPr>
        <w:t xml:space="preserve">s as we have them today, especially when considered against the absence of </w:t>
      </w:r>
      <w:r>
        <w:rPr>
          <w:rFonts w:cs="Times Ext Roman"/>
          <w:i/>
          <w:iCs/>
        </w:rPr>
        <w:t>vacana</w:t>
      </w:r>
      <w:r>
        <w:rPr>
          <w:rFonts w:cs="Times Ext Roman"/>
        </w:rPr>
        <w:t xml:space="preserve">s associated with Allama Prabhu, who since the fifteenth century has been regarded as a leading </w:t>
      </w:r>
      <w:r>
        <w:rPr>
          <w:rFonts w:cs="Times Ext Roman"/>
          <w:i/>
          <w:iCs/>
        </w:rPr>
        <w:t>vacana</w:t>
      </w:r>
      <w:r>
        <w:rPr>
          <w:rFonts w:cs="Times Ext Roman"/>
        </w:rPr>
        <w:t xml:space="preserve"> composer and an important figure in the tradition but receives only limited attention from Harihara.</w:t>
      </w:r>
      <w:r>
        <w:rPr>
          <w:rStyle w:val="FootnoteReference"/>
          <w:rFonts w:cs="Times Ext Roman"/>
        </w:rPr>
        <w:footnoteReference w:id="76"/>
      </w:r>
      <w:r>
        <w:rPr>
          <w:rFonts w:cs="Times Ext Roman"/>
        </w:rPr>
        <w:t xml:space="preserve"> It is no less than astonishing that Harihara mentions nothing of this saint’s prolific </w:t>
      </w:r>
      <w:r>
        <w:rPr>
          <w:rFonts w:cs="Times Ext Roman"/>
          <w:i/>
          <w:iCs/>
        </w:rPr>
        <w:t>vacana</w:t>
      </w:r>
      <w:r>
        <w:rPr>
          <w:rFonts w:cs="Times Ext Roman"/>
        </w:rPr>
        <w:t xml:space="preserve"> composition, the subject of much attention in later periods, including today.</w:t>
      </w:r>
      <w:r>
        <w:rPr>
          <w:rStyle w:val="FootnoteReference"/>
          <w:rFonts w:cs="Times Ext Roman"/>
        </w:rPr>
        <w:footnoteReference w:id="77"/>
      </w:r>
    </w:p>
    <w:p w14:paraId="1232B7E0" w14:textId="77777777" w:rsidR="009D07EC" w:rsidRDefault="009D07EC" w:rsidP="009D07EC">
      <w:pPr>
        <w:ind w:firstLine="0"/>
        <w:rPr>
          <w:rFonts w:cs="Times Ext Roman"/>
        </w:rPr>
      </w:pPr>
      <w:r>
        <w:rPr>
          <w:rFonts w:cs="Times Ext Roman"/>
        </w:rPr>
        <w:tab/>
        <w:t xml:space="preserve">When we look closer into the few instances of </w:t>
      </w:r>
      <w:r>
        <w:rPr>
          <w:rFonts w:cs="Times Ext Roman"/>
          <w:i/>
          <w:iCs/>
        </w:rPr>
        <w:t>vacana</w:t>
      </w:r>
      <w:r>
        <w:rPr>
          <w:rFonts w:cs="Times Ext Roman"/>
        </w:rPr>
        <w:t xml:space="preserve"> quotations in the Ragaḷe stories, several additional features emerge. One is the fact that because Harihara does not label the quoted lines as “</w:t>
      </w:r>
      <w:r>
        <w:rPr>
          <w:rFonts w:cs="Times Ext Roman"/>
          <w:i/>
          <w:iCs/>
        </w:rPr>
        <w:t>vacana</w:t>
      </w:r>
      <w:r>
        <w:rPr>
          <w:rFonts w:cs="Times Ext Roman"/>
          <w:iCs/>
        </w:rPr>
        <w:t>s”</w:t>
      </w:r>
      <w:r>
        <w:rPr>
          <w:rFonts w:cs="Times Ext Roman"/>
          <w:i/>
          <w:iCs/>
        </w:rPr>
        <w:t xml:space="preserve"> </w:t>
      </w:r>
      <w:r>
        <w:rPr>
          <w:rFonts w:cs="Times Ext Roman"/>
        </w:rPr>
        <w:t>and refers to them only as “songs” (</w:t>
      </w:r>
      <w:r>
        <w:rPr>
          <w:rFonts w:cs="Times Ext Roman"/>
          <w:i/>
          <w:iCs/>
        </w:rPr>
        <w:t>gītegaḷu</w:t>
      </w:r>
      <w:r>
        <w:rPr>
          <w:rFonts w:cs="Times Ext Roman"/>
        </w:rPr>
        <w:t>), it is difficult for the Ragaḷe listener/reader to tell them apart from traditional styles of devotional poetry that are referred to in the text, such as in the case of Kēśirāja or in descriptions of public singing by crowds of devotees. Harihara seems to acknowledge some newness in the songs of Akka Mahādēvi (</w:t>
      </w:r>
      <w:r>
        <w:rPr>
          <w:rFonts w:cs="Times Ext Roman"/>
          <w:i/>
          <w:iCs/>
        </w:rPr>
        <w:t>nūtana</w:t>
      </w:r>
      <w:r>
        <w:rPr>
          <w:rFonts w:cs="Times Ext Roman"/>
        </w:rPr>
        <w:t xml:space="preserve">), but he reveals little about their qualities beyond devotional merit, which he describes in very general terms. This point is significant, I believe, because it suggests a lack of appreciation of the </w:t>
      </w:r>
      <w:r>
        <w:rPr>
          <w:rFonts w:cs="Times Ext Roman"/>
          <w:i/>
          <w:iCs/>
        </w:rPr>
        <w:t>vacana</w:t>
      </w:r>
      <w:r>
        <w:rPr>
          <w:rFonts w:cs="Times Ext Roman"/>
        </w:rPr>
        <w:t xml:space="preserve">s’ uniqueness by Harihara or more broadly during this period, and even a lack of distinction between </w:t>
      </w:r>
      <w:r>
        <w:rPr>
          <w:rFonts w:cs="Times Ext Roman"/>
          <w:i/>
          <w:iCs/>
        </w:rPr>
        <w:t>vacana</w:t>
      </w:r>
      <w:r>
        <w:rPr>
          <w:rFonts w:cs="Times Ext Roman"/>
        </w:rPr>
        <w:t xml:space="preserve">s and other popular forms of devotional expression. The widely accepted understanding of </w:t>
      </w:r>
      <w:r>
        <w:rPr>
          <w:rFonts w:cs="Times Ext Roman"/>
          <w:i/>
          <w:iCs/>
        </w:rPr>
        <w:t>vacana</w:t>
      </w:r>
      <w:r>
        <w:rPr>
          <w:rFonts w:cs="Times Ext Roman"/>
        </w:rPr>
        <w:t xml:space="preserve">s as an ingenious and indigenous style in Kannada, unique in both its form and content, an understanding that has been so essential since the fifteenth century and is </w:t>
      </w:r>
      <w:r>
        <w:rPr>
          <w:rFonts w:cs="Times Ext Roman"/>
        </w:rPr>
        <w:lastRenderedPageBreak/>
        <w:t>so even more strongly today, and which is captured by the label “</w:t>
      </w:r>
      <w:r>
        <w:rPr>
          <w:rFonts w:cs="Times Ext Roman"/>
          <w:i/>
          <w:iCs/>
        </w:rPr>
        <w:t>vacana</w:t>
      </w:r>
      <w:r>
        <w:rPr>
          <w:rFonts w:cs="Times Ext Roman"/>
        </w:rPr>
        <w:t>,”</w:t>
      </w:r>
      <w:r>
        <w:rPr>
          <w:rFonts w:cs="Times Ext Roman"/>
          <w:i/>
          <w:iCs/>
        </w:rPr>
        <w:t xml:space="preserve"> </w:t>
      </w:r>
      <w:r>
        <w:rPr>
          <w:rFonts w:cs="Times Ext Roman"/>
        </w:rPr>
        <w:t xml:space="preserve">highlights the absence of such an appreciation in the early period. </w:t>
      </w:r>
    </w:p>
    <w:p w14:paraId="3EC4B9DB" w14:textId="77777777" w:rsidR="009D07EC" w:rsidRDefault="009D07EC" w:rsidP="009D07EC">
      <w:pPr>
        <w:rPr>
          <w:rFonts w:cs="Times Ext Roman"/>
        </w:rPr>
      </w:pPr>
      <w:r>
        <w:rPr>
          <w:rFonts w:cs="Times Ext Roman"/>
        </w:rPr>
        <w:t xml:space="preserve">A more technical aspect of </w:t>
      </w:r>
      <w:r>
        <w:rPr>
          <w:rFonts w:cs="Times Ext Roman"/>
          <w:i/>
          <w:iCs/>
        </w:rPr>
        <w:t>vacana</w:t>
      </w:r>
      <w:r>
        <w:rPr>
          <w:rFonts w:cs="Times Ext Roman"/>
        </w:rPr>
        <w:t xml:space="preserve">s as they appear in the Ragaḷe stories is that </w:t>
      </w:r>
      <w:r>
        <w:rPr>
          <w:rFonts w:cs="Times Ext Roman"/>
          <w:i/>
          <w:iCs/>
        </w:rPr>
        <w:t>vacana</w:t>
      </w:r>
      <w:r>
        <w:rPr>
          <w:rFonts w:cs="Times Ext Roman"/>
        </w:rPr>
        <w:t xml:space="preserve">s quoted in this text are not easily distinguishable from Harihara’s own prose. With the exception of one </w:t>
      </w:r>
      <w:r>
        <w:rPr>
          <w:rFonts w:cs="Times Ext Roman"/>
          <w:i/>
          <w:iCs/>
        </w:rPr>
        <w:t>vacana</w:t>
      </w:r>
      <w:r>
        <w:rPr>
          <w:rFonts w:cs="Times Ext Roman"/>
        </w:rPr>
        <w:t xml:space="preserve"> by Mahādēvi, the </w:t>
      </w:r>
      <w:r>
        <w:rPr>
          <w:rFonts w:cs="Times Ext Roman"/>
          <w:i/>
          <w:iCs/>
        </w:rPr>
        <w:t>vacana</w:t>
      </w:r>
      <w:r>
        <w:rPr>
          <w:rFonts w:cs="Times Ext Roman"/>
        </w:rPr>
        <w:t xml:space="preserve"> quotations appear in the prose chapters and not in those written in the </w:t>
      </w:r>
      <w:r>
        <w:rPr>
          <w:rFonts w:cs="Times Ext Roman"/>
          <w:i/>
          <w:iCs/>
        </w:rPr>
        <w:t xml:space="preserve">ragaḷe </w:t>
      </w:r>
      <w:r>
        <w:rPr>
          <w:rFonts w:cs="Times Ext Roman"/>
        </w:rPr>
        <w:t>meter.</w:t>
      </w:r>
      <w:r>
        <w:rPr>
          <w:rStyle w:val="FootnoteReference"/>
          <w:rFonts w:cs="Times Ext Roman"/>
        </w:rPr>
        <w:footnoteReference w:id="78"/>
      </w:r>
      <w:r>
        <w:rPr>
          <w:rFonts w:cs="Times Ext Roman"/>
        </w:rPr>
        <w:t xml:space="preserve"> Harihara’s literary prose is often styled with repetitions, syntactical patterns, metaphors, and so on, and it is possible that Harihara felt that </w:t>
      </w:r>
      <w:r>
        <w:rPr>
          <w:rFonts w:cs="Times Ext Roman"/>
          <w:i/>
          <w:iCs/>
        </w:rPr>
        <w:t>vacana</w:t>
      </w:r>
      <w:r>
        <w:rPr>
          <w:rFonts w:cs="Times Ext Roman"/>
        </w:rPr>
        <w:t xml:space="preserve">s fitted better in his prose. In any case, this highlights the meter-less structure of </w:t>
      </w:r>
      <w:r>
        <w:rPr>
          <w:rFonts w:cs="Times Ext Roman"/>
          <w:i/>
          <w:iCs/>
        </w:rPr>
        <w:t>vacana</w:t>
      </w:r>
      <w:r>
        <w:rPr>
          <w:rFonts w:cs="Times Ext Roman"/>
        </w:rPr>
        <w:t xml:space="preserve">s and the fact that, as utterances, they were closer to “prose” than to “verse,” very much in accordance with one meaning of the word </w:t>
      </w:r>
      <w:r>
        <w:rPr>
          <w:rFonts w:cs="Times Ext Roman"/>
          <w:i/>
          <w:iCs/>
        </w:rPr>
        <w:t>vacana</w:t>
      </w:r>
      <w:r>
        <w:rPr>
          <w:rFonts w:cs="Times Ext Roman"/>
        </w:rPr>
        <w:t xml:space="preserve"> as “prose.” Further, this coheres with the fact that until the nineteenth century and the advent of print, </w:t>
      </w:r>
      <w:r>
        <w:rPr>
          <w:rFonts w:cs="Times Ext Roman"/>
          <w:i/>
          <w:iCs/>
        </w:rPr>
        <w:t>vacana</w:t>
      </w:r>
      <w:r>
        <w:rPr>
          <w:rFonts w:cs="Times Ext Roman"/>
        </w:rPr>
        <w:t>s were written as continuous prose text without line breaks.</w:t>
      </w:r>
      <w:r>
        <w:rPr>
          <w:rStyle w:val="FootnoteReference"/>
          <w:rFonts w:cs="Times Ext Roman"/>
        </w:rPr>
        <w:footnoteReference w:id="79"/>
      </w:r>
      <w:r>
        <w:rPr>
          <w:rFonts w:cs="Times Ext Roman"/>
        </w:rPr>
        <w:t xml:space="preserve"> Harihara’s referring to </w:t>
      </w:r>
      <w:r>
        <w:rPr>
          <w:rFonts w:cs="Times Ext Roman"/>
          <w:i/>
          <w:iCs/>
        </w:rPr>
        <w:t>vacana</w:t>
      </w:r>
      <w:r>
        <w:rPr>
          <w:rFonts w:cs="Times Ext Roman"/>
        </w:rPr>
        <w:t>s as “songs” complicates their labeling as “prose” (or even as “</w:t>
      </w:r>
      <w:r>
        <w:rPr>
          <w:rFonts w:cs="Times Ext Roman"/>
          <w:i/>
        </w:rPr>
        <w:t>vacana</w:t>
      </w:r>
      <w:r>
        <w:rPr>
          <w:rFonts w:cs="Times Ext Roman"/>
        </w:rPr>
        <w:t>s”), since the word “songs” traditionally connotes singing to music while the word “prose” does not.</w:t>
      </w:r>
      <w:r>
        <w:rPr>
          <w:rStyle w:val="FootnoteReference"/>
          <w:rFonts w:cs="Times Ext Roman"/>
        </w:rPr>
        <w:footnoteReference w:id="80"/>
      </w:r>
    </w:p>
    <w:p w14:paraId="1C1AEA37" w14:textId="77777777" w:rsidR="009D07EC" w:rsidRDefault="009D07EC" w:rsidP="009D07EC">
      <w:pPr>
        <w:rPr>
          <w:rFonts w:cs="Times Ext Roman"/>
        </w:rPr>
      </w:pPr>
      <w:r>
        <w:rPr>
          <w:rFonts w:cs="Times Ext Roman"/>
        </w:rPr>
        <w:t xml:space="preserve">A matter related to the absence of meter is the malleability of the language used in the </w:t>
      </w:r>
      <w:r>
        <w:rPr>
          <w:rFonts w:cs="Times Ext Roman"/>
          <w:i/>
          <w:iCs/>
        </w:rPr>
        <w:t>vacana</w:t>
      </w:r>
      <w:r>
        <w:rPr>
          <w:rFonts w:cs="Times Ext Roman"/>
        </w:rPr>
        <w:t xml:space="preserve">s, which becomes evident in a word-to-word comparison between Harihara’s quotations of </w:t>
      </w:r>
      <w:r>
        <w:rPr>
          <w:rFonts w:cs="Times Ext Roman"/>
          <w:i/>
          <w:iCs/>
        </w:rPr>
        <w:t>vacana</w:t>
      </w:r>
      <w:r>
        <w:rPr>
          <w:rFonts w:cs="Times Ext Roman"/>
        </w:rPr>
        <w:t xml:space="preserve">s and how they appear in current publications. The amount of language change found in these comparisons is, in my view, greater than that which would be expected in routine manuscript variation. It not only testifies to the importance of oral performance and of the performer in the transmission of </w:t>
      </w:r>
      <w:r>
        <w:rPr>
          <w:rFonts w:cs="Times Ext Roman"/>
          <w:i/>
          <w:iCs/>
        </w:rPr>
        <w:t>vacana</w:t>
      </w:r>
      <w:r>
        <w:rPr>
          <w:rFonts w:cs="Times Ext Roman"/>
        </w:rPr>
        <w:t xml:space="preserve">s but also foregrounds the textual malleability of these poems in terms of spoken registers through the ages. Above all, it reminds us that </w:t>
      </w:r>
      <w:r>
        <w:rPr>
          <w:rFonts w:cs="Times Ext Roman"/>
          <w:i/>
          <w:iCs/>
        </w:rPr>
        <w:t>vacana</w:t>
      </w:r>
      <w:r>
        <w:rPr>
          <w:rFonts w:cs="Times Ext Roman"/>
        </w:rPr>
        <w:t xml:space="preserve"> literature, like any devotional poetry in India, is a lived genre that is experienced in performative and other live settings, which is very remote from the Western notion of </w:t>
      </w:r>
      <w:r>
        <w:rPr>
          <w:rFonts w:cs="Times Ext Roman"/>
        </w:rPr>
        <w:lastRenderedPageBreak/>
        <w:t xml:space="preserve">premodern literature as frozen in its time. Put differently, we must change our expectations of “literature,” as a fixed form of text, when we deal with </w:t>
      </w:r>
      <w:r>
        <w:rPr>
          <w:rFonts w:cs="Times Ext Roman"/>
          <w:i/>
          <w:iCs/>
        </w:rPr>
        <w:t>vacana</w:t>
      </w:r>
      <w:r>
        <w:rPr>
          <w:rFonts w:cs="Times Ext Roman"/>
        </w:rPr>
        <w:t>s.</w:t>
      </w:r>
    </w:p>
    <w:p w14:paraId="4F9809C9" w14:textId="77777777" w:rsidR="009D07EC" w:rsidRDefault="009D07EC" w:rsidP="009D07EC">
      <w:pPr>
        <w:rPr>
          <w:rFonts w:cs="Times Ext Roman"/>
        </w:rPr>
      </w:pPr>
      <w:r>
        <w:rPr>
          <w:rFonts w:cs="Times Ext Roman"/>
        </w:rPr>
        <w:t xml:space="preserve">Returning to the starting point of this article and the larger question regarding the status of the </w:t>
      </w:r>
      <w:r>
        <w:rPr>
          <w:rFonts w:cs="Times Ext Roman"/>
          <w:i/>
          <w:iCs/>
        </w:rPr>
        <w:t>vacana</w:t>
      </w:r>
      <w:r>
        <w:rPr>
          <w:rFonts w:cs="Times Ext Roman"/>
        </w:rPr>
        <w:t xml:space="preserve">s in the early centuries of the Kannada tradition, it is possible to say that the authors trained in Kannada literature who first began writing about the devotional culture promulgated by the twelfth-century saints did not see the </w:t>
      </w:r>
      <w:r>
        <w:rPr>
          <w:rFonts w:cs="Times Ext Roman"/>
          <w:i/>
          <w:iCs/>
        </w:rPr>
        <w:t>vacana</w:t>
      </w:r>
      <w:r>
        <w:rPr>
          <w:rFonts w:cs="Times Ext Roman"/>
        </w:rPr>
        <w:t xml:space="preserve">s as something that required “textualization,” that is, their being written down and collected for posterity. In order to communicate devotional attitudes and behaviors to their audiences in </w:t>
      </w:r>
      <w:r>
        <w:rPr>
          <w:rFonts w:cs="Times Ext Roman"/>
          <w:i/>
          <w:iCs/>
        </w:rPr>
        <w:t xml:space="preserve">written </w:t>
      </w:r>
      <w:r>
        <w:rPr>
          <w:rFonts w:cs="Times Ext Roman"/>
        </w:rPr>
        <w:t xml:space="preserve">form in their own compositions, the authors chose not to record </w:t>
      </w:r>
      <w:r>
        <w:rPr>
          <w:rFonts w:cs="Times Ext Roman"/>
          <w:i/>
          <w:iCs/>
        </w:rPr>
        <w:t>vacana</w:t>
      </w:r>
      <w:r>
        <w:rPr>
          <w:rFonts w:cs="Times Ext Roman"/>
        </w:rPr>
        <w:t>s by saintly figures but to tell their life stories.</w:t>
      </w:r>
      <w:r>
        <w:rPr>
          <w:rStyle w:val="FootnoteReference"/>
          <w:rFonts w:cs="Times Ext Roman"/>
        </w:rPr>
        <w:footnoteReference w:id="81"/>
      </w:r>
      <w:r>
        <w:rPr>
          <w:rFonts w:cs="Times Ext Roman"/>
        </w:rPr>
        <w:t xml:space="preserve"> In light of this remarkable but quite apparent conclusion, we might ask: What was the status of the </w:t>
      </w:r>
      <w:r>
        <w:rPr>
          <w:rFonts w:cs="Times Ext Roman"/>
          <w:i/>
          <w:iCs/>
        </w:rPr>
        <w:t>vacana</w:t>
      </w:r>
      <w:r>
        <w:rPr>
          <w:rFonts w:cs="Times Ext Roman"/>
        </w:rPr>
        <w:t xml:space="preserve">s during this period? </w:t>
      </w:r>
    </w:p>
    <w:p w14:paraId="16BC3AA4" w14:textId="77777777" w:rsidR="009D07EC" w:rsidRDefault="009D07EC" w:rsidP="009D07EC">
      <w:pPr>
        <w:rPr>
          <w:rFonts w:cs="Times Ext Roman"/>
        </w:rPr>
      </w:pPr>
      <w:r>
        <w:rPr>
          <w:rFonts w:cs="Times Ext Roman"/>
        </w:rPr>
        <w:t xml:space="preserve">The most radical possibility, both historically and politically, is that the </w:t>
      </w:r>
      <w:r>
        <w:rPr>
          <w:rFonts w:cs="Times Ext Roman"/>
          <w:i/>
          <w:iCs/>
        </w:rPr>
        <w:t>vacana</w:t>
      </w:r>
      <w:r>
        <w:rPr>
          <w:rFonts w:cs="Times Ext Roman"/>
        </w:rPr>
        <w:t>s were marginal for the emerging tradition during the early period</w:t>
      </w:r>
      <w:r>
        <w:rPr>
          <w:rFonts w:ascii="Segoe UI" w:eastAsia="Times New Roman" w:hAnsi="Segoe UI" w:cs="Segoe UI"/>
          <w:sz w:val="18"/>
          <w:szCs w:val="18"/>
          <w:lang w:bidi="he-IL"/>
        </w:rPr>
        <w:t xml:space="preserve"> </w:t>
      </w:r>
      <w:r>
        <w:rPr>
          <w:rFonts w:cs="Times Ext Roman"/>
        </w:rPr>
        <w:t xml:space="preserve">and/or that the corpus of </w:t>
      </w:r>
      <w:r>
        <w:rPr>
          <w:rFonts w:cs="Times Ext Roman"/>
          <w:i/>
          <w:iCs/>
        </w:rPr>
        <w:t>vacana</w:t>
      </w:r>
      <w:r>
        <w:rPr>
          <w:rFonts w:cs="Times Ext Roman"/>
        </w:rPr>
        <w:t xml:space="preserve"> literature was dramatically expanded after its moments of origins in the twelfth century. Although such a claim has been suggested by some historians, I find it farfetched, as it rests on the idea of a wholesale “fabrication of tradition” starting from the fifteenth century, an idea that seems improbable in light of the vastness of the </w:t>
      </w:r>
      <w:r>
        <w:rPr>
          <w:rFonts w:cs="Times Ext Roman"/>
          <w:i/>
          <w:iCs/>
        </w:rPr>
        <w:t>vacana</w:t>
      </w:r>
      <w:r>
        <w:rPr>
          <w:rFonts w:cs="Times Ext Roman"/>
        </w:rPr>
        <w:t xml:space="preserve"> corpus, its originality, and its spectacular success and influence, even on the early authors, albeit indirectly.</w:t>
      </w:r>
    </w:p>
    <w:p w14:paraId="4E225827" w14:textId="77777777" w:rsidR="009D07EC" w:rsidRDefault="009D07EC" w:rsidP="009D07EC">
      <w:pPr>
        <w:rPr>
          <w:rFonts w:cs="Times Ext Roman"/>
        </w:rPr>
      </w:pPr>
      <w:r>
        <w:rPr>
          <w:rFonts w:cs="Times Ext Roman"/>
        </w:rPr>
        <w:t xml:space="preserve">Another unlikely possibility is that </w:t>
      </w:r>
      <w:r>
        <w:rPr>
          <w:rFonts w:cs="Times Ext Roman"/>
          <w:i/>
          <w:iCs/>
        </w:rPr>
        <w:t>vacana</w:t>
      </w:r>
      <w:r>
        <w:rPr>
          <w:rFonts w:cs="Times Ext Roman"/>
        </w:rPr>
        <w:t xml:space="preserve">s were performed, transmitted, and appreciated largely by a different audience than that of literary works. We do not know much about the public context in which literary works were composed nor about the </w:t>
      </w:r>
      <w:r>
        <w:rPr>
          <w:rFonts w:cs="Times Ext Roman"/>
          <w:i/>
          <w:iCs/>
        </w:rPr>
        <w:t>vacana</w:t>
      </w:r>
      <w:r>
        <w:rPr>
          <w:rFonts w:cs="Times Ext Roman"/>
        </w:rPr>
        <w:t xml:space="preserve">s’ performative context. The Kannada authors Harihara and Rāghavāṅka are only tenuously associated with political centers, and even less with </w:t>
      </w:r>
      <w:r>
        <w:rPr>
          <w:rFonts w:cs="Times Ext Roman"/>
        </w:rPr>
        <w:lastRenderedPageBreak/>
        <w:t>religious ones, and we are ignorant about how their written texts, too, were performed.</w:t>
      </w:r>
      <w:r>
        <w:rPr>
          <w:rStyle w:val="FootnoteReference"/>
          <w:rFonts w:cs="Times Ext Roman"/>
        </w:rPr>
        <w:footnoteReference w:id="82"/>
      </w:r>
      <w:r>
        <w:rPr>
          <w:rFonts w:cs="Times Ext Roman"/>
        </w:rPr>
        <w:t xml:space="preserve"> Notwithstanding this lacuna, one could argue that the </w:t>
      </w:r>
      <w:r>
        <w:rPr>
          <w:rFonts w:cs="Times Ext Roman"/>
          <w:i/>
          <w:iCs/>
        </w:rPr>
        <w:t>vacana</w:t>
      </w:r>
      <w:r>
        <w:rPr>
          <w:rFonts w:cs="Times Ext Roman"/>
        </w:rPr>
        <w:t xml:space="preserve">s in this period won appreciation elsewhere, perhaps in less literate circles where oral performance of </w:t>
      </w:r>
      <w:r>
        <w:rPr>
          <w:rFonts w:cs="Times Ext Roman"/>
          <w:i/>
          <w:iCs/>
        </w:rPr>
        <w:t>vacana</w:t>
      </w:r>
      <w:r>
        <w:rPr>
          <w:rFonts w:cs="Times Ext Roman"/>
        </w:rPr>
        <w:t xml:space="preserve">s was distinct from that of written literature. But making such claims on the basis of the canon of devotional literature as we have it today, or even as we inherited it in writing since the fifteenth century, seems precarious. In addition, the style with which Harihara composed his Ragaḷes betrays his fascination with oral and popular forms, and from the analysis in this article it is evident that he was not averse nor ignorant of (at least a few) </w:t>
      </w:r>
      <w:r>
        <w:rPr>
          <w:rFonts w:cs="Times Ext Roman"/>
          <w:i/>
          <w:iCs/>
        </w:rPr>
        <w:t>vacana</w:t>
      </w:r>
      <w:r>
        <w:rPr>
          <w:rFonts w:cs="Times Ext Roman"/>
        </w:rPr>
        <w:t xml:space="preserve">s. </w:t>
      </w:r>
    </w:p>
    <w:p w14:paraId="169CC150" w14:textId="613C7711" w:rsidR="009D07EC" w:rsidRDefault="009D07EC" w:rsidP="009D07EC">
      <w:pPr>
        <w:rPr>
          <w:rFonts w:cs="Times Ext Roman"/>
        </w:rPr>
      </w:pPr>
      <w:r>
        <w:rPr>
          <w:rFonts w:cs="Times Ext Roman"/>
        </w:rPr>
        <w:t xml:space="preserve">Another explanation, and one that is most compelling in my view, is that the </w:t>
      </w:r>
      <w:r>
        <w:rPr>
          <w:rFonts w:cs="Times Ext Roman"/>
          <w:i/>
          <w:iCs/>
        </w:rPr>
        <w:t>vacana</w:t>
      </w:r>
      <w:r>
        <w:rPr>
          <w:rFonts w:cs="Times Ext Roman"/>
        </w:rPr>
        <w:t xml:space="preserve">s were circulated orally in the same communities for which the devotional authors composed their written texts, but that these authors did not feel compelled to write them down or to elaborate on them. The early authors saw the </w:t>
      </w:r>
      <w:r>
        <w:rPr>
          <w:rFonts w:cs="Times Ext Roman"/>
          <w:i/>
          <w:iCs/>
        </w:rPr>
        <w:t>vacana</w:t>
      </w:r>
      <w:r>
        <w:rPr>
          <w:rFonts w:cs="Times Ext Roman"/>
        </w:rPr>
        <w:t xml:space="preserve">s as part of conventional songs performed by devotional communities; they could not, and did not, recognize or acknowledge the </w:t>
      </w:r>
      <w:r>
        <w:rPr>
          <w:rFonts w:cs="Times Ext Roman"/>
          <w:i/>
          <w:iCs/>
        </w:rPr>
        <w:t>vacana</w:t>
      </w:r>
      <w:r>
        <w:rPr>
          <w:rFonts w:cs="Times Ext Roman"/>
        </w:rPr>
        <w:t xml:space="preserve">s’ unique significance </w:t>
      </w:r>
      <w:r>
        <w:rPr>
          <w:rFonts w:cs="Times Ext Roman"/>
          <w:i/>
          <w:iCs/>
        </w:rPr>
        <w:t>as written literature</w:t>
      </w:r>
      <w:r>
        <w:rPr>
          <w:rFonts w:cs="Times Ext Roman"/>
        </w:rPr>
        <w:t xml:space="preserve">. Such a hypothesis should not be read as radical in any way, because devotional poetry in a larger sense was circulating and available, and the poems we recognize today as </w:t>
      </w:r>
      <w:r>
        <w:rPr>
          <w:rFonts w:cs="Times Ext Roman"/>
          <w:i/>
          <w:iCs/>
        </w:rPr>
        <w:t>vacana</w:t>
      </w:r>
      <w:r>
        <w:rPr>
          <w:rFonts w:cs="Times Ext Roman"/>
        </w:rPr>
        <w:t>s were to some extent indistinguishable within a larger body of oral devotional poems, sung or recited in performative contexts in different parts of South India, perhaps as early as the sixth century in the Tamil region.</w:t>
      </w:r>
      <w:r>
        <w:rPr>
          <w:rStyle w:val="FootnoteReference"/>
          <w:rFonts w:cs="Times Ext Roman"/>
        </w:rPr>
        <w:footnoteReference w:id="83"/>
      </w:r>
      <w:r>
        <w:rPr>
          <w:rFonts w:cs="Times Ext Roman"/>
        </w:rPr>
        <w:t xml:space="preserve"> What was missing in this period was not the </w:t>
      </w:r>
      <w:r>
        <w:rPr>
          <w:rFonts w:cs="Times Ext Roman"/>
          <w:i/>
          <w:iCs/>
        </w:rPr>
        <w:t>vacana</w:t>
      </w:r>
      <w:r>
        <w:rPr>
          <w:rFonts w:cs="Times Ext Roman"/>
        </w:rPr>
        <w:t>s themselves but a literary recognition of their uniqueness and a public appreciation of their messages, vision, literary form, and performative context—all the elements that are signified by the much later label “</w:t>
      </w:r>
      <w:r>
        <w:rPr>
          <w:rFonts w:cs="Times Ext Roman"/>
          <w:i/>
          <w:iCs/>
        </w:rPr>
        <w:t>vacana</w:t>
      </w:r>
      <w:r>
        <w:rPr>
          <w:rFonts w:cs="Times Ext Roman"/>
        </w:rPr>
        <w:t>.” This possibility opens up new ways of imagining the development of an original literary form over time, in this case originating as an organic part of a pre-existing oral culture of devotional songs and evolving into a clearly identifiable and distinct textual corpus that is celebrated and argued over by different religious traditions, literati, and social agents in later perio</w:t>
      </w:r>
      <w:bookmarkEnd w:id="26"/>
      <w:r>
        <w:rPr>
          <w:rFonts w:cs="Times Ext Roman"/>
        </w:rPr>
        <w:t>ds.</w:t>
      </w:r>
    </w:p>
    <w:p w14:paraId="16B0D82E" w14:textId="77777777" w:rsidR="009D07EC" w:rsidRDefault="009D07EC" w:rsidP="009D07EC">
      <w:pPr>
        <w:pStyle w:val="Heading1"/>
        <w:rPr>
          <w:rFonts w:cs="Times Ext Roman"/>
        </w:rPr>
      </w:pPr>
      <w:r>
        <w:rPr>
          <w:rFonts w:cs="Times Ext Roman"/>
        </w:rPr>
        <w:lastRenderedPageBreak/>
        <w:t>Bibliography</w:t>
      </w:r>
    </w:p>
    <w:p w14:paraId="19622671" w14:textId="77777777" w:rsidR="009D07EC" w:rsidRDefault="009D07EC" w:rsidP="009D07EC">
      <w:pPr>
        <w:pStyle w:val="EndNoteBibliography"/>
      </w:pPr>
      <w:r>
        <w:t xml:space="preserve">Basavarāju, El. 2001 [1960]. </w:t>
      </w:r>
      <w:r>
        <w:rPr>
          <w:i/>
          <w:iCs/>
        </w:rPr>
        <w:t>Allamana Vacana Candrike</w:t>
      </w:r>
      <w:r>
        <w:t>. Ballari: Lōhiyā Prakāśana.</w:t>
      </w:r>
    </w:p>
    <w:p w14:paraId="65698CB3" w14:textId="77777777" w:rsidR="009D07EC" w:rsidRDefault="009D07EC" w:rsidP="009D07EC">
      <w:pPr>
        <w:pStyle w:val="EndNoteBibliography"/>
      </w:pPr>
      <w:r>
        <w:fldChar w:fldCharType="begin"/>
      </w:r>
      <w:r>
        <w:instrText>ADDIN EN.REFLIST</w:instrText>
      </w:r>
      <w:r>
        <w:fldChar w:fldCharType="separate"/>
      </w:r>
      <w:r>
        <w:t xml:space="preserve">Basavarāju, El. 2007 [1966]. </w:t>
      </w:r>
      <w:r>
        <w:rPr>
          <w:i/>
        </w:rPr>
        <w:t>Akkana Vacanagaḷu</w:t>
      </w:r>
      <w:r>
        <w:t>. Mysore: Geetha Book House.</w:t>
      </w:r>
    </w:p>
    <w:p w14:paraId="1D478C17" w14:textId="4737E0FA" w:rsidR="009D07EC" w:rsidRDefault="009D07EC" w:rsidP="009D07EC">
      <w:pPr>
        <w:pStyle w:val="EndNoteBibliography"/>
      </w:pPr>
      <w:r>
        <w:t xml:space="preserve">Ben-Herut, Gil. 2012. “Literary Genres and Textual Representations of Early Vīraśaiva History: Revisiting Ekānta Rāmayya’s Self-Beheading.” </w:t>
      </w:r>
      <w:r>
        <w:rPr>
          <w:i/>
        </w:rPr>
        <w:t>International Journal of Hindu Studies</w:t>
      </w:r>
      <w:r>
        <w:t xml:space="preserve"> no. 16 (2):129–87.</w:t>
      </w:r>
    </w:p>
    <w:p w14:paraId="5CD618C2" w14:textId="3E55A309" w:rsidR="009D07EC" w:rsidRDefault="009D07EC" w:rsidP="009D07EC">
      <w:pPr>
        <w:pStyle w:val="EndNoteBibliography"/>
      </w:pPr>
      <w:r>
        <w:t xml:space="preserve">Ben-Herut, Gil. 2015. “Figuring the South-Indian Śivabhakti Movement: The Broad Narrative Gaze of Early Kannada Hagiographic Literature.” </w:t>
      </w:r>
      <w:r>
        <w:rPr>
          <w:i/>
        </w:rPr>
        <w:t>Journal of Hindu Studies</w:t>
      </w:r>
      <w:r>
        <w:t xml:space="preserve"> no. 8 (3):274–95.</w:t>
      </w:r>
    </w:p>
    <w:p w14:paraId="1C80B27B" w14:textId="77777777" w:rsidR="009D07EC" w:rsidRDefault="009D07EC" w:rsidP="009D07EC">
      <w:pPr>
        <w:pStyle w:val="EndNoteBibliography"/>
      </w:pPr>
      <w:r>
        <w:t xml:space="preserve">Ben-Herut, Gil. 2018. </w:t>
      </w:r>
      <w:r w:rsidRPr="00526AB6">
        <w:rPr>
          <w:i/>
          <w:iCs/>
        </w:rPr>
        <w:t>Śiva's Saints: The Origins of Devotion in Kannada according to Harihara’s Ragaḷegaḷu</w:t>
      </w:r>
      <w:r>
        <w:t>. New York: Oxford University Press.</w:t>
      </w:r>
    </w:p>
    <w:p w14:paraId="104BD0A9" w14:textId="77777777" w:rsidR="009D07EC" w:rsidRDefault="00000000" w:rsidP="009D07EC">
      <w:pPr>
        <w:pStyle w:val="EndNoteBibliography"/>
      </w:pPr>
      <w:r>
        <w:fldChar w:fldCharType="begin"/>
      </w:r>
      <w:r>
        <w:instrText xml:space="preserve"> ADDIN EN.REFLIST </w:instrText>
      </w:r>
      <w:r>
        <w:fldChar w:fldCharType="separate"/>
      </w:r>
      <w:r w:rsidR="009D07EC" w:rsidRPr="00D3160A">
        <w:rPr>
          <w:noProof/>
        </w:rPr>
        <w:t>Bhīmakavi and Es. Vidyāśaṅkara. 2008.</w:t>
      </w:r>
      <w:r w:rsidR="009D07EC">
        <w:rPr>
          <w:noProof/>
        </w:rPr>
        <w:t xml:space="preserve"> </w:t>
      </w:r>
      <w:r w:rsidR="009D07EC" w:rsidRPr="00D3160A">
        <w:rPr>
          <w:i/>
          <w:noProof/>
        </w:rPr>
        <w:t>Bhīmakaviya Basavapurāṇa.</w:t>
      </w:r>
      <w:r w:rsidR="009D07EC" w:rsidRPr="00D3160A">
        <w:rPr>
          <w:noProof/>
        </w:rPr>
        <w:t xml:space="preserve"> </w:t>
      </w:r>
      <w:r w:rsidR="009D07EC" w:rsidRPr="005E690B">
        <w:rPr>
          <w:noProof/>
        </w:rPr>
        <w:t>Beṅgaḷūru</w:t>
      </w:r>
      <w:r w:rsidR="009D07EC">
        <w:rPr>
          <w:noProof/>
        </w:rPr>
        <w:t xml:space="preserve">: </w:t>
      </w:r>
      <w:r w:rsidR="009D07EC" w:rsidRPr="00D3160A">
        <w:rPr>
          <w:noProof/>
        </w:rPr>
        <w:t>Priyadarśini Prakāśana</w:t>
      </w:r>
      <w:r w:rsidR="009D07EC">
        <w:rPr>
          <w:noProof/>
        </w:rPr>
        <w:t>.</w:t>
      </w:r>
      <w:r w:rsidR="009D07EC" w:rsidRPr="00D3160A">
        <w:rPr>
          <w:noProof/>
        </w:rPr>
        <w:t xml:space="preserve"> </w:t>
      </w:r>
      <w:r>
        <w:rPr>
          <w:noProof/>
        </w:rPr>
        <w:fldChar w:fldCharType="end"/>
      </w:r>
    </w:p>
    <w:p w14:paraId="47908ACF" w14:textId="5003E100" w:rsidR="009D07EC" w:rsidRDefault="009D07EC" w:rsidP="009D07EC">
      <w:pPr>
        <w:pStyle w:val="EndNoteBibliography"/>
      </w:pPr>
      <w:r>
        <w:t xml:space="preserve">Boratti, Vijayakumar M. 2012. </w:t>
      </w:r>
      <w:r w:rsidRPr="00526AB6">
        <w:rPr>
          <w:i/>
          <w:iCs/>
        </w:rPr>
        <w:t xml:space="preserve">The </w:t>
      </w:r>
      <w:r>
        <w:rPr>
          <w:i/>
          <w:iCs/>
        </w:rPr>
        <w:t>“</w:t>
      </w:r>
      <w:r w:rsidRPr="00526AB6">
        <w:rPr>
          <w:i/>
          <w:iCs/>
        </w:rPr>
        <w:t>Discovery</w:t>
      </w:r>
      <w:r>
        <w:rPr>
          <w:i/>
          <w:iCs/>
        </w:rPr>
        <w:t>”</w:t>
      </w:r>
      <w:r w:rsidRPr="00526AB6">
        <w:rPr>
          <w:i/>
          <w:iCs/>
        </w:rPr>
        <w:t xml:space="preserve"> of Vachanas: Halakatti and the Medieval Kannada Literature in Colonial Karnataka</w:t>
      </w:r>
      <w:r>
        <w:t>. Hampi: Prasaranga Kannada University.</w:t>
      </w:r>
    </w:p>
    <w:p w14:paraId="0F29EF82" w14:textId="695B6390" w:rsidR="009D07EC" w:rsidRDefault="009D07EC" w:rsidP="009D07EC">
      <w:pPr>
        <w:pStyle w:val="EndNoteBibliography"/>
      </w:pPr>
      <w:r>
        <w:t xml:space="preserve">Boratti, Vijayakumar M. 2013. “Community, Language and Music in Colonial Karnataka.” </w:t>
      </w:r>
      <w:r>
        <w:rPr>
          <w:i/>
        </w:rPr>
        <w:t>Economic and Political Weekly</w:t>
      </w:r>
      <w:r>
        <w:t xml:space="preserve"> no. 48 (11):72–73.</w:t>
      </w:r>
    </w:p>
    <w:p w14:paraId="56D60C91" w14:textId="77777777" w:rsidR="009D07EC" w:rsidRDefault="009D07EC" w:rsidP="009D07EC">
      <w:pPr>
        <w:pStyle w:val="EndNoteBibliography"/>
      </w:pPr>
      <w:r>
        <w:t>Chandra Shobhi, Prithvi Datta. 2005. “Pre-modern Communities and Modern Histories: Narrating Vīraśaiva and Lingayat Selves.” PhD diss., University of Chicago.</w:t>
      </w:r>
    </w:p>
    <w:p w14:paraId="6CACF54F" w14:textId="77777777" w:rsidR="009D07EC" w:rsidRDefault="009D07EC" w:rsidP="009D07EC">
      <w:pPr>
        <w:pStyle w:val="EndNoteBibliography"/>
      </w:pPr>
      <w:r w:rsidRPr="00AF3A54">
        <w:t>Cidānandamūrti, Eṁ</w:t>
      </w:r>
      <w:r>
        <w:t xml:space="preserve">. 1966. “Basavaṇṇavara vacanagaḷalli chandōlaya.” In </w:t>
      </w:r>
      <w:r>
        <w:rPr>
          <w:i/>
          <w:iCs/>
        </w:rPr>
        <w:t>Saṁśōdhana Taraṅga</w:t>
      </w:r>
      <w:r>
        <w:t>, 190–204. Mysore: Sarasa Sahithya Prakashana.</w:t>
      </w:r>
    </w:p>
    <w:p w14:paraId="424BC159" w14:textId="72078811" w:rsidR="009D07EC" w:rsidRDefault="009D07EC" w:rsidP="009D07EC">
      <w:pPr>
        <w:pStyle w:val="EndNoteBibliography"/>
      </w:pPr>
      <w:r>
        <w:t xml:space="preserve">Devadevan, Manu V. 2016. </w:t>
      </w:r>
      <w:r>
        <w:rPr>
          <w:i/>
        </w:rPr>
        <w:t>A Prehistory of Hinduism</w:t>
      </w:r>
      <w:r>
        <w:t>. Warsaw; Berlin: De Gruyter.</w:t>
      </w:r>
    </w:p>
    <w:p w14:paraId="6F4551AA" w14:textId="25FBDE93" w:rsidR="009D07EC" w:rsidRDefault="009D07EC" w:rsidP="009D07EC">
      <w:pPr>
        <w:pStyle w:val="EndNoteBibliography"/>
      </w:pPr>
      <w:r>
        <w:t xml:space="preserve">Devadevan, Manu V. 2020. </w:t>
      </w:r>
      <w:r>
        <w:rPr>
          <w:i/>
          <w:iCs/>
        </w:rPr>
        <w:t>The ‘Early Medieval’ Origins of India.</w:t>
      </w:r>
      <w:r>
        <w:t xml:space="preserve"> Cambridge, UK; New York: Cambridge University Press.</w:t>
      </w:r>
    </w:p>
    <w:p w14:paraId="515ADAE5" w14:textId="0B67ABDB" w:rsidR="009D07EC" w:rsidRDefault="009D07EC" w:rsidP="009D07EC">
      <w:pPr>
        <w:pStyle w:val="EndNoteBibliography"/>
      </w:pPr>
      <w:r>
        <w:t xml:space="preserve">Fisher, Elaine M. 2019. “The Tangled Roots of Vīraśaivism: On the Vīramāheśvara Textual Culture of Srisailam.” </w:t>
      </w:r>
      <w:r>
        <w:rPr>
          <w:i/>
        </w:rPr>
        <w:t>History of Religions</w:t>
      </w:r>
      <w:r>
        <w:t xml:space="preserve"> no. 59 (1):1–37. doi: 10.1086/703521.</w:t>
      </w:r>
    </w:p>
    <w:p w14:paraId="258C7203" w14:textId="4E250883" w:rsidR="009D07EC" w:rsidRDefault="009D07EC" w:rsidP="009D07EC">
      <w:pPr>
        <w:pStyle w:val="EndNoteBibliography"/>
      </w:pPr>
      <w:r>
        <w:t xml:space="preserve">Halkatti, P. G. 1922. “Vachanas Attributed to Basava.” </w:t>
      </w:r>
      <w:r>
        <w:rPr>
          <w:i/>
        </w:rPr>
        <w:t>Indian Antiquary</w:t>
      </w:r>
      <w:r>
        <w:t xml:space="preserve"> no. 51:7–12, 36–57.</w:t>
      </w:r>
    </w:p>
    <w:p w14:paraId="17FEA95F" w14:textId="77777777" w:rsidR="009D07EC" w:rsidRDefault="009D07EC" w:rsidP="009D07EC">
      <w:pPr>
        <w:pStyle w:val="EndNoteBibliography"/>
      </w:pPr>
      <w:r>
        <w:t xml:space="preserve">Harihara, Hampeya, and </w:t>
      </w:r>
      <w:r w:rsidRPr="00AF3A54">
        <w:t>Eṁ</w:t>
      </w:r>
      <w:r>
        <w:t xml:space="preserve">. Es. Suṅkāpura. 1976. </w:t>
      </w:r>
      <w:r>
        <w:rPr>
          <w:i/>
        </w:rPr>
        <w:t>Nūtana Purātanara Ragaḷegaḷu</w:t>
      </w:r>
      <w:r>
        <w:t>. Dharwad: Kannaḍa Adhyayanapīṭha, Karnāṭaka Viśvavidyālaya.</w:t>
      </w:r>
    </w:p>
    <w:p w14:paraId="1FB4518B" w14:textId="77777777" w:rsidR="009D07EC" w:rsidRDefault="009D07EC" w:rsidP="009D07EC">
      <w:pPr>
        <w:pStyle w:val="EndNoteBibliography"/>
      </w:pPr>
      <w:r>
        <w:t xml:space="preserve">Hawley, John Stratton. 2015. </w:t>
      </w:r>
      <w:r>
        <w:rPr>
          <w:i/>
        </w:rPr>
        <w:t>A Storm of Songs: India and the Idea of the Bhakti Movement</w:t>
      </w:r>
      <w:r>
        <w:t>. Cambridge, MA: Harvard University Press.</w:t>
      </w:r>
    </w:p>
    <w:p w14:paraId="63A90587" w14:textId="07CF55B3" w:rsidR="009D07EC" w:rsidRDefault="009D07EC" w:rsidP="009D07EC">
      <w:pPr>
        <w:pStyle w:val="EndNoteBibliography"/>
      </w:pPr>
      <w:r>
        <w:t xml:space="preserve">Kalaburgi, </w:t>
      </w:r>
      <w:r w:rsidRPr="00AF3A54">
        <w:t>Eṁ</w:t>
      </w:r>
      <w:r>
        <w:t xml:space="preserve">. </w:t>
      </w:r>
      <w:r w:rsidRPr="00AF3A54">
        <w:t>Eṁ</w:t>
      </w:r>
      <w:r>
        <w:t xml:space="preserve">. 2001 [1993]-a. </w:t>
      </w:r>
      <w:r>
        <w:rPr>
          <w:i/>
        </w:rPr>
        <w:t>Basavaṇṇavara Vacanasampuṭa</w:t>
      </w:r>
      <w:r>
        <w:t>. Edited by</w:t>
      </w:r>
      <w:r w:rsidR="00526AB6" w:rsidRPr="00526AB6">
        <w:t xml:space="preserve"> </w:t>
      </w:r>
      <w:r w:rsidR="00526AB6" w:rsidRPr="00AF3A54">
        <w:t>Eṁ</w:t>
      </w:r>
      <w:r w:rsidR="00526AB6">
        <w:t xml:space="preserve">. </w:t>
      </w:r>
      <w:r w:rsidR="00526AB6" w:rsidRPr="00AF3A54">
        <w:t>Eṁ</w:t>
      </w:r>
      <w:r w:rsidR="00526AB6">
        <w:t xml:space="preserve">. </w:t>
      </w:r>
      <w:r>
        <w:t xml:space="preserve">Kalaburgi. 15 vols. Vol. 1, </w:t>
      </w:r>
      <w:r>
        <w:rPr>
          <w:i/>
        </w:rPr>
        <w:t>Samagra Vacanasāhityada Janapriya Āvṛtti</w:t>
      </w:r>
      <w:r>
        <w:t>. Bangalore: Kannada Pusthaka Pradhikara (Kannada Book Authority).</w:t>
      </w:r>
    </w:p>
    <w:p w14:paraId="6646098C" w14:textId="77777777" w:rsidR="009D07EC" w:rsidRDefault="009D07EC" w:rsidP="009D07EC">
      <w:pPr>
        <w:pStyle w:val="EndNoteBibliography"/>
      </w:pPr>
      <w:r>
        <w:t xml:space="preserve">Kalaburgi, </w:t>
      </w:r>
      <w:r w:rsidRPr="00AF3A54">
        <w:t>Eṁ</w:t>
      </w:r>
      <w:r>
        <w:t xml:space="preserve">. </w:t>
      </w:r>
      <w:r w:rsidRPr="00AF3A54">
        <w:t>Eṁ</w:t>
      </w:r>
      <w:r>
        <w:t xml:space="preserve">. 2001 [1993]-b. </w:t>
      </w:r>
      <w:r>
        <w:rPr>
          <w:i/>
        </w:rPr>
        <w:t>Samagra Vacanasāhityada Janapriya Āvṛtti</w:t>
      </w:r>
      <w:r>
        <w:t>. 15 vols. Bangalore: Kannada Pusthaka Pradhikara (Kannada Book Authority).</w:t>
      </w:r>
    </w:p>
    <w:p w14:paraId="27E92337" w14:textId="77777777" w:rsidR="009D07EC" w:rsidRDefault="009D07EC" w:rsidP="009D07EC">
      <w:pPr>
        <w:pStyle w:val="EndNoteBibliography"/>
      </w:pPr>
      <w:r>
        <w:t xml:space="preserve">Mahādēvayya, Ke. Pi. 1999. </w:t>
      </w:r>
      <w:r>
        <w:rPr>
          <w:i/>
        </w:rPr>
        <w:t>Hariharana Ragaḷegaḷa Sāhityaka Adhyayana</w:t>
      </w:r>
      <w:r>
        <w:t>. Mysore: Abhiruchi Prakashana.</w:t>
      </w:r>
    </w:p>
    <w:p w14:paraId="35F8C947" w14:textId="0C39F8F0" w:rsidR="009D07EC" w:rsidRDefault="009D07EC" w:rsidP="009D07EC">
      <w:pPr>
        <w:pStyle w:val="EndNoteBibliography"/>
      </w:pPr>
      <w:r w:rsidRPr="00E16028">
        <w:t>Mahāsvāmigaḷu, Śivamūrti Śivācārya. 2023. Śivaśaraṇara Vacana Sa</w:t>
      </w:r>
      <w:r w:rsidR="009C533C" w:rsidRPr="009C533C">
        <w:t>ṁ</w:t>
      </w:r>
      <w:r w:rsidRPr="00E16028">
        <w:t>puṭa Śrī Taraḷabāḷu Jagadguru Bṛhanmaṭha 2022 [cited 10/15/2023 2023]. Available from https://vachana.taralabalu.in/.</w:t>
      </w:r>
    </w:p>
    <w:p w14:paraId="244E6988" w14:textId="0AF9E43B" w:rsidR="009D07EC" w:rsidRDefault="009D07EC" w:rsidP="009D07EC">
      <w:pPr>
        <w:pStyle w:val="EndNoteBibliography"/>
      </w:pPr>
      <w:r>
        <w:t xml:space="preserve">Nagaraj, D. R. 2003. “Critical Tensions in the History of Kannada Literary Culture.” Chap. 5 in </w:t>
      </w:r>
      <w:r>
        <w:rPr>
          <w:i/>
          <w:iCs/>
        </w:rPr>
        <w:t>Literary Cultures in History: Reconstructions from South Asia</w:t>
      </w:r>
      <w:r>
        <w:t>, edited by Sheldon I. Pollock, 323–82. Berkeley: University of California Press.</w:t>
      </w:r>
    </w:p>
    <w:p w14:paraId="6F335DD8" w14:textId="77777777" w:rsidR="009D07EC" w:rsidRDefault="009D07EC" w:rsidP="009D07EC">
      <w:pPr>
        <w:pStyle w:val="EndNoteBibliography"/>
      </w:pPr>
      <w:r>
        <w:t xml:space="preserve">Nāgarāj, Ḍi. Ār. 1999. </w:t>
      </w:r>
      <w:r>
        <w:rPr>
          <w:i/>
        </w:rPr>
        <w:t>Allama Prabhu mattu Śaiva Pratibhe</w:t>
      </w:r>
      <w:r>
        <w:t>. Heggodu: Aksara Prakasana.</w:t>
      </w:r>
    </w:p>
    <w:p w14:paraId="20A426B3" w14:textId="77777777" w:rsidR="009D07EC" w:rsidRDefault="009D07EC" w:rsidP="009D07EC">
      <w:pPr>
        <w:pStyle w:val="EndNoteBibliography"/>
      </w:pPr>
      <w:r>
        <w:t xml:space="preserve">Rāghavāṅka, and Vanamala Viswanatha. 2017. </w:t>
      </w:r>
      <w:r>
        <w:rPr>
          <w:i/>
        </w:rPr>
        <w:t>The Life of Harishchandra</w:t>
      </w:r>
      <w:r>
        <w:t>. Cambridge, MA: Harvard University Press.</w:t>
      </w:r>
    </w:p>
    <w:p w14:paraId="546D64FD" w14:textId="2FB56A73" w:rsidR="009D07EC" w:rsidRDefault="009D07EC" w:rsidP="009D07EC">
      <w:pPr>
        <w:pStyle w:val="EndNoteBibliography"/>
      </w:pPr>
      <w:r>
        <w:t xml:space="preserve">Rajghatta, Chidanand. 2018. </w:t>
      </w:r>
      <w:r>
        <w:rPr>
          <w:i/>
        </w:rPr>
        <w:t>Illiberal India: Gauri Lankesh and the Age of Unreason</w:t>
      </w:r>
      <w:r>
        <w:t>. Chennai: Context, an imprint of Westland Publications Private Limited.</w:t>
      </w:r>
    </w:p>
    <w:p w14:paraId="03C80E16" w14:textId="1667B108" w:rsidR="009D07EC" w:rsidRDefault="009D07EC" w:rsidP="009D07EC">
      <w:pPr>
        <w:pStyle w:val="EndNoteBibliography"/>
      </w:pPr>
      <w:r>
        <w:t xml:space="preserve">Rājūra, Vīraṇṇa. 2001 [1993]. </w:t>
      </w:r>
      <w:r>
        <w:rPr>
          <w:i/>
        </w:rPr>
        <w:t>Śivaśaraṇeyara Vacanasa</w:t>
      </w:r>
      <w:r w:rsidR="009C533C">
        <w:rPr>
          <w:i/>
        </w:rPr>
        <w:t>m</w:t>
      </w:r>
      <w:r>
        <w:rPr>
          <w:i/>
        </w:rPr>
        <w:t>puṭa</w:t>
      </w:r>
      <w:r>
        <w:t xml:space="preserve">. Edited by </w:t>
      </w:r>
      <w:r w:rsidR="0012336D" w:rsidRPr="00AF3A54">
        <w:t>Eṁ</w:t>
      </w:r>
      <w:r w:rsidR="0012336D">
        <w:t xml:space="preserve">. </w:t>
      </w:r>
      <w:r w:rsidR="0012336D" w:rsidRPr="00AF3A54">
        <w:t>Eṁ</w:t>
      </w:r>
      <w:r w:rsidR="0012336D">
        <w:t xml:space="preserve">. </w:t>
      </w:r>
      <w:r>
        <w:t xml:space="preserve">Kalaburgi. 15 vols. Vol. 5, </w:t>
      </w:r>
      <w:r>
        <w:rPr>
          <w:i/>
        </w:rPr>
        <w:t>Samagra Vacanasāhityada Janapriya Āvṛtti</w:t>
      </w:r>
      <w:r>
        <w:t>. Bangalore: Kannada Pusthaka Pradhikara (Kannada Book Authority).</w:t>
      </w:r>
    </w:p>
    <w:p w14:paraId="2CD1231B" w14:textId="77777777" w:rsidR="009D07EC" w:rsidRDefault="009D07EC" w:rsidP="009D07EC">
      <w:pPr>
        <w:pStyle w:val="EndNoteBibliography"/>
      </w:pPr>
      <w:r>
        <w:t xml:space="preserve">Ramanujan, A. K. 1973. </w:t>
      </w:r>
      <w:r>
        <w:rPr>
          <w:i/>
        </w:rPr>
        <w:t>Speaking of Śiva</w:t>
      </w:r>
      <w:r>
        <w:t>. Harmondsworth: Penguin.</w:t>
      </w:r>
    </w:p>
    <w:p w14:paraId="6E3C96BA" w14:textId="72CC4FC4" w:rsidR="009D07EC" w:rsidRDefault="009D07EC" w:rsidP="009D07EC">
      <w:pPr>
        <w:pStyle w:val="EndNoteBibliography"/>
      </w:pPr>
      <w:r>
        <w:t>Ramanujan, A. K. 1989. “Talking to God in the Mother Tongue.</w:t>
      </w:r>
      <w:r w:rsidR="00526AB6">
        <w:t>”</w:t>
      </w:r>
      <w:r>
        <w:t xml:space="preserve"> </w:t>
      </w:r>
      <w:r>
        <w:rPr>
          <w:i/>
        </w:rPr>
        <w:t>Manushi</w:t>
      </w:r>
      <w:r>
        <w:t xml:space="preserve"> no. 50-51-52:9–14.</w:t>
      </w:r>
    </w:p>
    <w:p w14:paraId="256F4832" w14:textId="77777777" w:rsidR="009D07EC" w:rsidRDefault="009D07EC" w:rsidP="009D07EC">
      <w:pPr>
        <w:pStyle w:val="EndNoteBibliography"/>
      </w:pPr>
      <w:r>
        <w:t xml:space="preserve">Ramaswamy, Vijaya. 1996. </w:t>
      </w:r>
      <w:r>
        <w:rPr>
          <w:i/>
        </w:rPr>
        <w:t>Divinity and Deviance: Women in Virasaivism</w:t>
      </w:r>
      <w:r>
        <w:t>. Delhi: Oxford University Press.</w:t>
      </w:r>
    </w:p>
    <w:p w14:paraId="39316BEC" w14:textId="77777777" w:rsidR="009D07EC" w:rsidRDefault="009D07EC" w:rsidP="009D07EC">
      <w:pPr>
        <w:pStyle w:val="EndNoteBibliography"/>
      </w:pPr>
      <w:r>
        <w:t xml:space="preserve">Ramaswamy, Vijaya. 2007. </w:t>
      </w:r>
      <w:r>
        <w:rPr>
          <w:i/>
        </w:rPr>
        <w:t>Walking Naked: Women, Society, Spirituality in South India</w:t>
      </w:r>
      <w:r>
        <w:t>. 2nd rev. ed. Shimla: Indian Institute of Advanced Study.</w:t>
      </w:r>
    </w:p>
    <w:p w14:paraId="38061AB2" w14:textId="77777777" w:rsidR="009D07EC" w:rsidRDefault="009D07EC" w:rsidP="009D07EC">
      <w:pPr>
        <w:pStyle w:val="EndNoteBibliography"/>
      </w:pPr>
      <w:r>
        <w:t xml:space="preserve">Saudattimath, S. D. 1988. </w:t>
      </w:r>
      <w:r>
        <w:rPr>
          <w:i/>
        </w:rPr>
        <w:t>Harihara's Ragaḷes: A Linguistic Analysis</w:t>
      </w:r>
      <w:r>
        <w:t>. 1st ed. Dharwad: Prasaranga, Karnatak University.</w:t>
      </w:r>
    </w:p>
    <w:p w14:paraId="6B35EFF0" w14:textId="33305BBF" w:rsidR="00526AB6" w:rsidRPr="00526AB6" w:rsidRDefault="00526AB6" w:rsidP="00526AB6">
      <w:pPr>
        <w:pStyle w:val="EndNoteBibliography"/>
      </w:pPr>
      <w:r w:rsidRPr="00526AB6">
        <w:t xml:space="preserve">Shulman, David Dean. </w:t>
      </w:r>
      <w:r>
        <w:t xml:space="preserve">1980. </w:t>
      </w:r>
      <w:r w:rsidRPr="00526AB6">
        <w:rPr>
          <w:i/>
          <w:iCs/>
        </w:rPr>
        <w:t xml:space="preserve">Tamil Temple Myths: Sacrifice and Divine Marriage in the South Indian Saiva </w:t>
      </w:r>
      <w:r w:rsidRPr="00526AB6">
        <w:rPr>
          <w:i/>
          <w:iCs/>
        </w:rPr>
        <w:lastRenderedPageBreak/>
        <w:t>Tradition.</w:t>
      </w:r>
      <w:r w:rsidRPr="00526AB6">
        <w:t xml:space="preserve"> Princeton, NJ: Princeton University Press</w:t>
      </w:r>
      <w:r>
        <w:t>.</w:t>
      </w:r>
    </w:p>
    <w:p w14:paraId="5D3AEFF6" w14:textId="053CAD3F" w:rsidR="009D07EC" w:rsidRDefault="009D07EC" w:rsidP="009D07EC">
      <w:pPr>
        <w:pStyle w:val="EndNoteBibliography"/>
      </w:pPr>
      <w:r>
        <w:t xml:space="preserve">Upadhyaya, G. N. 2005. </w:t>
      </w:r>
      <w:r w:rsidRPr="00526AB6">
        <w:rPr>
          <w:i/>
          <w:iCs/>
        </w:rPr>
        <w:t>Descriptive Catalogue of Kannada Inscriptions in Maharashtra</w:t>
      </w:r>
      <w:r>
        <w:t>. Mumbai: Abhijit Prakashana.</w:t>
      </w:r>
    </w:p>
    <w:p w14:paraId="39148D47" w14:textId="231D0E70" w:rsidR="009D07EC" w:rsidRDefault="009D07EC" w:rsidP="009D07EC">
      <w:pPr>
        <w:pStyle w:val="EndNoteBibliography"/>
      </w:pPr>
      <w:r>
        <w:t xml:space="preserve">Vasudhēndra, and O. El. En. Nāgabhūṣaṇa Svāmi. 2021. </w:t>
      </w:r>
      <w:r>
        <w:rPr>
          <w:i/>
        </w:rPr>
        <w:t>Vacana Sañcaya</w:t>
      </w:r>
      <w:r>
        <w:t xml:space="preserve">. Kannada Sāhitya Saṁśōdhane hāgū Adhyayana Vēdike 2014 [cited 08/31/2021]. Available from </w:t>
      </w:r>
      <w:hyperlink r:id="rId10">
        <w:r>
          <w:rPr>
            <w:rStyle w:val="Hyperlink"/>
          </w:rPr>
          <w:t>https://vachana.sanchaya.net/</w:t>
        </w:r>
      </w:hyperlink>
      <w:r>
        <w:t>.</w:t>
      </w:r>
    </w:p>
    <w:p w14:paraId="136B125E" w14:textId="23A9FE77" w:rsidR="004325BB" w:rsidRPr="00E3046D" w:rsidRDefault="009D07EC" w:rsidP="00E3046D">
      <w:r>
        <w:fldChar w:fldCharType="end"/>
      </w:r>
      <w:r>
        <w:fldChar w:fldCharType="begin"/>
      </w:r>
      <w:r>
        <w:instrText>ADDIN EN.REFLIST</w:instrText>
      </w:r>
      <w:r w:rsidR="00000000">
        <w:fldChar w:fldCharType="separate"/>
      </w:r>
      <w:r>
        <w:fldChar w:fldCharType="end"/>
      </w:r>
    </w:p>
    <w:sectPr w:rsidR="004325BB" w:rsidRPr="00E3046D" w:rsidSect="0094627E">
      <w:headerReference w:type="default" r:id="rId11"/>
      <w:pgSz w:w="12240" w:h="15840"/>
      <w:pgMar w:top="1440" w:right="1440" w:bottom="1440" w:left="1440" w:header="720" w:footer="0" w:gutter="0"/>
      <w:cols w:space="720"/>
      <w:formProt w:val="0"/>
      <w:docGrid w:linePitch="360" w:charSpace="122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Gil" w:date="2024-03-29T09:56:00Z" w:initials="GBH">
    <w:p w14:paraId="2BF4527A" w14:textId="77777777" w:rsidR="00E3046D" w:rsidRDefault="00E3046D" w:rsidP="00E3046D">
      <w:pPr>
        <w:pStyle w:val="CommentText"/>
        <w:ind w:firstLine="0"/>
      </w:pPr>
      <w:r>
        <w:rPr>
          <w:rStyle w:val="CommentReference"/>
        </w:rPr>
        <w:annotationRef/>
      </w:r>
      <w:r>
        <w:t>This is a new comment. Please review.</w:t>
      </w:r>
    </w:p>
  </w:comment>
  <w:comment w:id="5" w:author="Gil Ben-Herut" w:date="2024-03-26T13:39:00Z" w:initials="GB">
    <w:p w14:paraId="15B1233C" w14:textId="632BC980" w:rsidR="00733C75" w:rsidRDefault="009D07EC" w:rsidP="00733C75">
      <w:pPr>
        <w:pStyle w:val="CommentText"/>
        <w:ind w:firstLine="0"/>
      </w:pPr>
      <w:r>
        <w:rPr>
          <w:rStyle w:val="CommentReference"/>
        </w:rPr>
        <w:annotationRef/>
      </w:r>
      <w:r w:rsidR="00733C75">
        <w:t>Andrew, the last version you sent me (02/13/2024) had this footnote scrambled (with “p.age” and other weird things). I reformulated it but please check it’s okay with you.</w:t>
      </w:r>
    </w:p>
    <w:p w14:paraId="47A17D1A" w14:textId="77777777" w:rsidR="00733C75" w:rsidRDefault="00733C75" w:rsidP="00733C75">
      <w:pPr>
        <w:pStyle w:val="CommentText"/>
        <w:ind w:firstLine="0"/>
      </w:pPr>
    </w:p>
    <w:p w14:paraId="2EFB5DC1" w14:textId="77777777" w:rsidR="00733C75" w:rsidRDefault="00733C75" w:rsidP="00733C75">
      <w:pPr>
        <w:pStyle w:val="CommentText"/>
        <w:ind w:firstLine="0"/>
      </w:pPr>
      <w:r>
        <w:t>Same thing with footnote 79</w:t>
      </w:r>
    </w:p>
  </w:comment>
  <w:comment w:id="7" w:author="Gil" w:date="2024-03-14T16:55:00Z" w:initials="GBH">
    <w:p w14:paraId="7C489099" w14:textId="77777777" w:rsidR="009C533C" w:rsidRDefault="009D07EC" w:rsidP="009C533C">
      <w:pPr>
        <w:pStyle w:val="CommentText"/>
        <w:ind w:firstLine="0"/>
      </w:pPr>
      <w:r>
        <w:rPr>
          <w:rStyle w:val="CommentReference"/>
        </w:rPr>
        <w:annotationRef/>
      </w:r>
      <w:r w:rsidR="009C533C">
        <w:t>Andrew/Katherine: I broke this to sublines in the same manner our translation (Sundaram and I, separate publication) will look like, but feel free to render the line breaks as you wish</w:t>
      </w:r>
    </w:p>
  </w:comment>
  <w:comment w:id="14" w:author="Gil" w:date="2024-03-14T17:42:00Z" w:initials="GBH">
    <w:p w14:paraId="0B9EA159" w14:textId="0310A304" w:rsidR="009D07EC" w:rsidRDefault="009D07EC" w:rsidP="009D07EC">
      <w:pPr>
        <w:pStyle w:val="CommentText"/>
        <w:ind w:firstLine="0"/>
      </w:pPr>
      <w:r>
        <w:rPr>
          <w:rStyle w:val="CommentReference"/>
        </w:rPr>
        <w:annotationRef/>
      </w:r>
      <w:r>
        <w:t>Andrew: I am hesitant to adopt these two changes, since the general labels I am using here follow the standard in the translations publication. Let me know if you still want to change this, and we can discuss further.</w:t>
      </w:r>
    </w:p>
  </w:comment>
  <w:comment w:id="24" w:author="Gil" w:date="2024-03-14T19:35:00Z" w:initials="GBH">
    <w:p w14:paraId="05937C15" w14:textId="77777777" w:rsidR="009D45AF" w:rsidRDefault="009D07EC" w:rsidP="009D45AF">
      <w:pPr>
        <w:pStyle w:val="CommentText"/>
        <w:ind w:firstLine="0"/>
      </w:pPr>
      <w:r>
        <w:rPr>
          <w:rStyle w:val="CommentReference"/>
        </w:rPr>
        <w:annotationRef/>
      </w:r>
      <w:r w:rsidR="009D45AF">
        <w:t>Here and elsewhere: Check location of the vowel sign you entered under r in the published version, I am not sure it is positioned correctly (maybe too much to the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BF4527A" w15:done="0"/>
  <w15:commentEx w15:paraId="2EFB5DC1" w15:done="0"/>
  <w15:commentEx w15:paraId="7C489099" w15:done="0"/>
  <w15:commentEx w15:paraId="0B9EA159" w15:done="0"/>
  <w15:commentEx w15:paraId="05937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15FEA9E" w16cex:dateUtc="2024-03-29T13:56:00Z"/>
  <w16cex:commentExtensible w16cex:durableId="7916EA9C" w16cex:dateUtc="2024-03-26T17:39:00Z"/>
  <w16cex:commentExtensible w16cex:durableId="4829B8F0" w16cex:dateUtc="2024-03-14T20:55:00Z"/>
  <w16cex:commentExtensible w16cex:durableId="3A02ACE9" w16cex:dateUtc="2024-03-14T21:42:00Z"/>
  <w16cex:commentExtensible w16cex:durableId="284CAC29" w16cex:dateUtc="2024-03-14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BF4527A" w16cid:durableId="415FEA9E"/>
  <w16cid:commentId w16cid:paraId="2EFB5DC1" w16cid:durableId="7916EA9C"/>
  <w16cid:commentId w16cid:paraId="7C489099" w16cid:durableId="4829B8F0"/>
  <w16cid:commentId w16cid:paraId="0B9EA159" w16cid:durableId="3A02ACE9"/>
  <w16cid:commentId w16cid:paraId="05937C15" w16cid:durableId="284CAC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57463" w14:textId="77777777" w:rsidR="0094627E" w:rsidRDefault="0094627E" w:rsidP="009D07EC">
      <w:pPr>
        <w:spacing w:line="240" w:lineRule="auto"/>
      </w:pPr>
      <w:r>
        <w:separator/>
      </w:r>
    </w:p>
  </w:endnote>
  <w:endnote w:type="continuationSeparator" w:id="0">
    <w:p w14:paraId="26D124C2" w14:textId="77777777" w:rsidR="0094627E" w:rsidRDefault="0094627E" w:rsidP="009D07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Gentium Plus">
    <w:panose1 w:val="02000503060000020004"/>
    <w:charset w:val="00"/>
    <w:family w:val="auto"/>
    <w:pitch w:val="variable"/>
    <w:sig w:usb0="E00002FF" w:usb1="5200E1FB" w:usb2="02000029" w:usb3="00000000" w:csb0="0000019F" w:csb1="00000000"/>
  </w:font>
  <w:font w:name="Adobe Caslon Pro">
    <w:altName w:val="Palatino Linotype"/>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1C0A04" w14:textId="77777777" w:rsidR="0094627E" w:rsidRDefault="0094627E" w:rsidP="009D07EC">
      <w:pPr>
        <w:spacing w:line="240" w:lineRule="auto"/>
      </w:pPr>
      <w:r>
        <w:separator/>
      </w:r>
    </w:p>
  </w:footnote>
  <w:footnote w:type="continuationSeparator" w:id="0">
    <w:p w14:paraId="2491F77A" w14:textId="77777777" w:rsidR="0094627E" w:rsidRDefault="0094627E" w:rsidP="009D07EC">
      <w:pPr>
        <w:spacing w:line="240" w:lineRule="auto"/>
      </w:pPr>
      <w:r>
        <w:continuationSeparator/>
      </w:r>
    </w:p>
  </w:footnote>
  <w:footnote w:id="1">
    <w:p w14:paraId="40F063CD" w14:textId="77777777" w:rsidR="009D07EC" w:rsidRDefault="009D07EC" w:rsidP="009D07EC">
      <w:pPr>
        <w:pStyle w:val="FootnoteText"/>
      </w:pPr>
      <w:r>
        <w:rPr>
          <w:rStyle w:val="FootnoteCharacters"/>
        </w:rPr>
        <w:t>*</w:t>
      </w:r>
      <w:r>
        <w:t xml:space="preserve"> I wish to thank R. V. S. Sundaram, Vanamala Viswanatha, Vijay Boratti, Andrew Ollett, and Manu Devadevan for their comments about and assistance with the materials discussed in this article. Quotations from Ragaḷe stories in this article are taken from a co-translation of selected Ragaḷe stories by R. V. S. Sundaram and myself, a project s</w:t>
      </w:r>
      <w:r>
        <w:rPr>
          <w:szCs w:val="22"/>
          <w:lang w:bidi="he-IL"/>
        </w:rPr>
        <w:t>upported by a Collaborative International Research Grant, American Academy of Religion (AAR).</w:t>
      </w:r>
    </w:p>
  </w:footnote>
  <w:footnote w:id="2">
    <w:p w14:paraId="613183C5" w14:textId="77777777" w:rsidR="009D07EC" w:rsidRDefault="009D07EC" w:rsidP="009D07EC">
      <w:pPr>
        <w:pStyle w:val="FootnoteText"/>
      </w:pPr>
      <w:r>
        <w:rPr>
          <w:rStyle w:val="FootnoteCharacters"/>
        </w:rPr>
        <w:footnoteRef/>
      </w:r>
      <w:r>
        <w:t xml:space="preserve"> See articles in this volume.</w:t>
      </w:r>
    </w:p>
  </w:footnote>
  <w:footnote w:id="3">
    <w:p w14:paraId="4398F44F" w14:textId="77777777" w:rsidR="009D07EC" w:rsidRDefault="009D07EC" w:rsidP="009D07EC">
      <w:pPr>
        <w:pStyle w:val="FootnoteText"/>
      </w:pPr>
      <w:r>
        <w:rPr>
          <w:rStyle w:val="FootnoteCharacters"/>
        </w:rPr>
        <w:footnoteRef/>
      </w:r>
      <w:r>
        <w:t xml:space="preserve"> See an example in </w:t>
      </w:r>
      <w:r>
        <w:fldChar w:fldCharType="begin"/>
      </w:r>
      <w:r>
        <w:instrText>ADDIN EN.CITE &lt;EndNote&gt;&lt;Cite AuthorYear="1"&gt;&lt;Author&gt;Boratti&lt;/Author&gt;&lt;Year&gt;2013&lt;/Year&gt;&lt;RecNum&gt;2303&lt;/RecNum&gt;&lt;DisplayText&gt;Boratti (2013)&lt;/DisplayText&gt;&lt;record&gt;&lt;rec-number&gt;2303&lt;/rec-number&gt;&lt;foreign-keys&gt;&lt;key app="EN" db-id="tzxepwdvaze0eoezdvj599exxez9drerd2vv" timestamp="1653319857"&gt;2303&lt;/key&gt;&lt;/foreign-keys&gt;&lt;ref-type name="Journal Article"&gt;17&lt;/ref-type&gt;&lt;contributors&gt;&lt;authors&gt;&lt;author&gt;Boratti, Vijayakumar M.&lt;/author&gt;&lt;/authors&gt;&lt;/contributors&gt;&lt;titles&gt;&lt;title&gt;Community, Language and Music in Colonial Karnataka&lt;/title&gt;&lt;secondary-title&gt;Economic and Political Weekly&lt;/secondary-title&gt;&lt;/titles&gt;&lt;periodical&gt;&lt;full-title&gt;Economic and Political Weekly&lt;/full-title&gt;&lt;/periodical&gt;&lt;pages&gt;72–73&lt;/pages&gt;&lt;volume&gt;48&lt;/volume&gt;&lt;number&gt;11&lt;/number&gt;&lt;dates&gt;&lt;year&gt;2013&lt;/year&gt;&lt;/dates&gt;&lt;publisher&gt;Economic and Political Weekly&lt;/publisher&gt;&lt;isbn&gt;00129976, 23498846&lt;/isbn&gt;&lt;urls&gt;&lt;related-urls&gt;&lt;url&gt;http://www.jstor.org.ezproxy.lib.usf.edu/stable/23391424&lt;/url&gt;&lt;/related-urls&gt;&lt;/urls&gt;&lt;custom1&gt;Full publication date: MARCH 16, 2013&lt;/custom1&gt;&lt;remote-database-name&gt;JSTOR&lt;/remote-database-name&gt;&lt;access-date&gt;2022/05/23/&lt;/access-date&gt;&lt;/record&gt;&lt;/Cite&gt;&lt;/EndNote&gt;</w:instrText>
      </w:r>
      <w:r>
        <w:fldChar w:fldCharType="separate"/>
      </w:r>
      <w:r>
        <w:t>Boratti (2013)</w:t>
      </w:r>
      <w:r>
        <w:fldChar w:fldCharType="end"/>
      </w:r>
      <w:r>
        <w:t>.</w:t>
      </w:r>
    </w:p>
  </w:footnote>
  <w:footnote w:id="4">
    <w:p w14:paraId="5DE14913"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AuthorYear="1"&gt;&lt;Author&gt;Ramanujan&lt;/Author&gt;&lt;Year&gt;1973&lt;/Year&gt;&lt;RecNum&gt;70&lt;/RecNum&gt;&lt;DisplayText&gt;Ramanujan (1973)&lt;/DisplayText&gt;&lt;record&gt;&lt;rec-number&gt;70&lt;/rec-number&gt;&lt;foreign-keys&gt;&lt;key app="EN" db-id="tzxepwdvaze0eoezdvj599exxez9drerd2vv" timestamp="0"&gt;70&lt;/key&gt;&lt;/foreign-keys&gt;&lt;ref-type name="Book"&gt;6&lt;/ref-type&gt;&lt;contributors&gt;&lt;authors&gt;&lt;author&gt;Ramanujan, A. K.&lt;/author&gt;&lt;/authors&gt;&lt;/contributors&gt;&lt;titles&gt;&lt;title&gt;&lt;style face="normal" font="default" size="100%"&gt;Speaking of &lt;/style&gt;&lt;style face="normal" font="default" charset="238" size="100%"&gt;Ś&lt;/style&gt;&lt;style face="normal" font="default" size="100%"&gt;iva&lt;/style&gt;&lt;/title&gt;&lt;/titles&gt;&lt;pages&gt;199 p.&lt;/pages&gt;&lt;keywords&gt;&lt;keyword&gt;Kannada poetry Translations into English.&lt;/keyword&gt;&lt;keyword&gt;English poetry.&lt;/keyword&gt;&lt;keyword&gt;Virasaiva&lt;/keyword&gt;&lt;keyword&gt;Extremism&lt;/keyword&gt;&lt;/keywords&gt;&lt;dates&gt;&lt;year&gt;1973&lt;/year&gt;&lt;/dates&gt;&lt;pub-location&gt;Harmondsworth&lt;/pub-location&gt;&lt;publisher&gt;Penguin&lt;/publisher&gt;&lt;isbn&gt;0140442707&lt;/isbn&gt;&lt;call-num&gt;GENERAL STACKS PL4663 .E3 R32&amp;#xD;GENERAL STACKS PL4663 .E3 R32&amp;#xD;GENERAL WITHDRAWN PL4663 .E3 R32&amp;#xD;GENERAL STACKS PL4663 .E3 R32&amp;#xD;GENERAL SPECIALCOL PL4663 .E3 R32 1973 HUGHES&lt;/call-num&gt;&lt;urls&gt;&lt;/urls&gt;&lt;research-notes&gt;Moderator=Gil&amp;#xD;StartDate=10&amp;#xD;EndDate=12&amp;#xD;Language=Kannada&amp;#xD;Region=Karnataka &amp;#xD;Tradition=Virasaiva&amp;#xD;Approach=Text|Literary criticism&amp;#xD;Flag=&lt;/research-notes&gt;&lt;/record&gt;&lt;/Cite&gt;&lt;/EndNote&gt;</w:instrText>
      </w:r>
      <w:r>
        <w:fldChar w:fldCharType="separate"/>
      </w:r>
      <w:r>
        <w:t>Ramanujan (1973)</w:t>
      </w:r>
      <w:r>
        <w:fldChar w:fldCharType="end"/>
      </w:r>
      <w:r>
        <w:t>.</w:t>
      </w:r>
    </w:p>
  </w:footnote>
  <w:footnote w:id="5">
    <w:p w14:paraId="26BD3798" w14:textId="77777777" w:rsidR="009D07EC" w:rsidRDefault="009D07EC" w:rsidP="009D07EC">
      <w:pPr>
        <w:pStyle w:val="FootnoteText"/>
      </w:pPr>
      <w:r>
        <w:rPr>
          <w:rStyle w:val="FootnoteCharacters"/>
        </w:rPr>
        <w:footnoteRef/>
      </w:r>
      <w:r>
        <w:t xml:space="preserve"> </w:t>
      </w:r>
      <w:r>
        <w:fldChar w:fldCharType="begin"/>
      </w:r>
      <w:r>
        <w:instrText>ADDIN EN.CITE</w:instrText>
      </w:r>
      <w:r>
        <w:fldChar w:fldCharType="begin"/>
      </w:r>
      <w:r>
        <w:instrText>ADDIN EN.CITE.DATA</w:instrText>
      </w:r>
      <w:r w:rsidR="00000000">
        <w:fldChar w:fldCharType="separate"/>
      </w:r>
      <w:r>
        <w:fldChar w:fldCharType="end"/>
      </w:r>
      <w:r>
        <w:fldChar w:fldCharType="separate"/>
      </w:r>
      <w:r>
        <w:t>Rajghatta (2018, 18–19, 28–29)</w:t>
      </w:r>
      <w:r>
        <w:fldChar w:fldCharType="end"/>
      </w:r>
      <w:r>
        <w:t>.</w:t>
      </w:r>
    </w:p>
  </w:footnote>
  <w:footnote w:id="6">
    <w:p w14:paraId="440A85F4" w14:textId="77777777" w:rsidR="009D07EC" w:rsidRDefault="009D07EC" w:rsidP="009D07EC">
      <w:pPr>
        <w:pStyle w:val="FootnoteText"/>
      </w:pPr>
      <w:r>
        <w:rPr>
          <w:rStyle w:val="FootnoteCharacters"/>
        </w:rPr>
        <w:footnoteRef/>
      </w:r>
      <w:r>
        <w:t xml:space="preserve"> Ibid., 28.</w:t>
      </w:r>
    </w:p>
  </w:footnote>
  <w:footnote w:id="7">
    <w:p w14:paraId="62C1C345"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AuthorYear="1"&gt;&lt;Author&gt;Ben-Herut&lt;/Author&gt;&lt;Year&gt;2018&lt;/Year&gt;&lt;RecNum&gt;1582&lt;/RecNum&gt;&lt;Pages&gt;9–12&lt;/Pages&gt;&lt;DisplayText&gt;Ben-Herut (2018, 9–12)&lt;/DisplayText&gt;&lt;record&gt;&lt;rec-number&gt;1582&lt;/rec-number&gt;&lt;foreign-keys&gt;&lt;key app="EN" db-id="tzxepwdvaze0eoezdvj599exxez9drerd2vv" timestamp="1484338409"&gt;1582&lt;/key&gt;&lt;/foreign-keys&gt;&lt;ref-type name="Book"&gt;6&lt;/ref-type&gt;&lt;contributors&gt;&lt;authors&gt;&lt;author&gt;Ben-Herut, Gil&lt;/author&gt;&lt;/authors&gt;&lt;/contributors&gt;&lt;titles&gt;&lt;title&gt;&lt;style face="normal" font="default" charset="238" size="100%"&gt;Śiva&lt;/style&gt;&lt;style face="normal" font="default" size="100%"&gt;&amp;apos;s Saints: The Origins of Devotion in Kannada according to Harihara’s &lt;/style&gt;&lt;style face="italic" font="default" size="100%"&gt;Ragaḷegaḷu&lt;/style&gt;&lt;/title&gt;&lt;/titles&gt;&lt;dates&gt;&lt;year&gt;2018&lt;/year&gt;&lt;/dates&gt;&lt;pub-location&gt;New York&lt;/pub-location&gt;&lt;publisher&gt;Oxford University Press&lt;/publisher&gt;&lt;urls&gt;&lt;/urls&gt;&lt;research-notes&gt;Curators = Gil Ben-Herut&amp;#xD;Languages = Kannada&amp;#xD;Regions = Karnataka&amp;#xD;Traditions = Virashaiva Lingayat&amp;#xD;Deities = Shaiva&amp;#xD;Sources = Published Texts&amp;#xD;Approaches = Historiography | Textual Criticism | Translation&amp;#xD;Topics = Class | Court | Ethics | Festival&amp;#xD;Periods = 13&lt;/research-notes&gt;&lt;/record&gt;&lt;/Cite&gt;&lt;/EndNote&gt;</w:instrText>
      </w:r>
      <w:r>
        <w:fldChar w:fldCharType="separate"/>
      </w:r>
      <w:r>
        <w:t>Ben-Herut (2018, 9–12)</w:t>
      </w:r>
      <w:r>
        <w:fldChar w:fldCharType="end"/>
      </w:r>
      <w:r>
        <w:t>.</w:t>
      </w:r>
    </w:p>
  </w:footnote>
  <w:footnote w:id="8">
    <w:p w14:paraId="3E6D21E8" w14:textId="77777777" w:rsidR="009D07EC" w:rsidRDefault="009D07EC" w:rsidP="009D07EC">
      <w:pPr>
        <w:pStyle w:val="FootnoteText"/>
      </w:pPr>
      <w:r>
        <w:rPr>
          <w:rStyle w:val="FootnoteReference"/>
        </w:rPr>
        <w:footnoteRef/>
      </w:r>
      <w:r>
        <w:t xml:space="preserve"> I am spending some portions of research time </w:t>
      </w:r>
      <w:r w:rsidRPr="00DA3BC0">
        <w:t>b</w:t>
      </w:r>
      <w:r>
        <w:t xml:space="preserve">etween 2023 and 2025 to study the literary history of the </w:t>
      </w:r>
      <w:r>
        <w:rPr>
          <w:i/>
          <w:iCs/>
        </w:rPr>
        <w:t>vacana</w:t>
      </w:r>
      <w:r>
        <w:t xml:space="preserve">s with the support of </w:t>
      </w:r>
      <w:r w:rsidRPr="00AF31A7">
        <w:t>the Fulbright-Nehru Academic and Professional Excellence Award and the Senior Short Term Research Grant</w:t>
      </w:r>
      <w:r>
        <w:t>,</w:t>
      </w:r>
      <w:r w:rsidRPr="00AF31A7">
        <w:t xml:space="preserve"> funded by the American Institute of Indian Studies (AIIS) and the National Endowment for the Humanities (NEH)</w:t>
      </w:r>
      <w:r>
        <w:t>.</w:t>
      </w:r>
    </w:p>
  </w:footnote>
  <w:footnote w:id="9">
    <w:p w14:paraId="7BBA9413"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AuthorYear="1"&gt;&lt;Author&gt;Chandra Shobhi&lt;/Author&gt;&lt;Year&gt;2005&lt;/Year&gt;&lt;RecNum&gt;86&lt;/RecNum&gt;&lt;DisplayText&gt;Chandra Shobhi (2005)&lt;/DisplayText&gt;&lt;record&gt;&lt;rec-number&gt;86&lt;/rec-number&gt;&lt;foreign-keys&gt;&lt;key app="EN" db-id="tzxepwdvaze0eoezdvj599exxez9drerd2vv" timestamp="0"&gt;86&lt;/key&gt;&lt;/foreign-keys&gt;&lt;ref-type name="Thesis"&gt;32&lt;/ref-type&gt;&lt;contributors&gt;&lt;authors&gt;&lt;author&gt;Chandra Shobhi, Prithvi Datta&lt;/author&gt;&lt;/authors&gt;&lt;/contributors&gt;&lt;titles&gt;&lt;title&gt;&lt;style face="normal" font="default" size="100%"&gt;Pre-modern Communities and Modern Histories: Narrating V&lt;/style&gt;&lt;style face="normal" font="default" charset="134" size="100%"&gt;īra&lt;/style&gt;&lt;style face="normal" font="default" charset="238" size="100%"&gt;śaiv&lt;/style&gt;&lt;style face="normal" font="default" size="100%"&gt;a&lt;/style&gt;&lt;style face="normal" font="default" charset="238" size="100%"&gt; &lt;/style&gt;&lt;style face="normal" font="default" size="100%"&gt;and Lingayat Selves&lt;/style&gt;&lt;/title&gt;&lt;/titles&gt;&lt;keywords&gt;&lt;keyword&gt;Lingayats India Karnataka.&lt;/keyword&gt;&lt;keyword&gt;Lingayats Social aspects.&lt;/keyword&gt;&lt;keyword&gt;Kannada poetry History and criticism.&lt;/keyword&gt;&lt;keyword&gt;Epigrams, Kannada.&lt;/keyword&gt;&lt;keyword&gt;virasaiva&lt;/keyword&gt;&lt;keyword&gt;Extremism&lt;/keyword&gt;&lt;/keywords&gt;&lt;dates&gt;&lt;year&gt;2005&lt;/year&gt;&lt;/dates&gt;&lt;publisher&gt;University of Chicago&lt;/publisher&gt;&lt;call-num&gt;GENERAL CHECKEDOUT BL1281.242 .C53 2005B&lt;/call-num&gt;&lt;work-type&gt;PhD diss.&lt;/work-type&gt;&lt;urls&gt;&lt;/urls&gt;&lt;research-notes&gt;Moderator=Gil&amp;#xD;StartDate=12&amp;#xD;EndDate=21&amp;#xD;Language=Kannada&amp;#xD;Region=Karnataka &amp;#xD;Tradition=Virasaiva&amp;#xD;Approach=Text|Literary criticism|Historiography|History|Culture analysis|Politics&amp;#xD;Flag=&lt;/research-notes&gt;&lt;/record&gt;&lt;/Cite&gt;&lt;/EndNote&gt;</w:instrText>
      </w:r>
      <w:r>
        <w:fldChar w:fldCharType="separate"/>
      </w:r>
      <w:r>
        <w:t>Chandra Shobhi (2005)</w:t>
      </w:r>
      <w:r>
        <w:fldChar w:fldCharType="end"/>
      </w:r>
      <w:r>
        <w:t>.</w:t>
      </w:r>
    </w:p>
  </w:footnote>
  <w:footnote w:id="10">
    <w:p w14:paraId="3FCF9217"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AuthorYear="1"&gt;&lt;Author&gt;Boratti&lt;/Author&gt;&lt;Year&gt;2012&lt;/Year&gt;&lt;RecNum&gt;2116&lt;/RecNum&gt;&lt;DisplayText&gt;Boratti (2012)&lt;/DisplayText&gt;&lt;record&gt;&lt;rec-number&gt;2116&lt;/rec-number&gt;&lt;foreign-keys&gt;&lt;key app="EN" db-id="tzxepwdvaze0eoezdvj599exxez9drerd2vv" timestamp="1530114273"&gt;2116&lt;/key&gt;&lt;/foreign-keys&gt;&lt;ref-type name="Book"&gt;6&lt;/ref-type&gt;&lt;contributors&gt;&lt;authors&gt;&lt;author&gt;Boratti, Vijayakumar M.&lt;/author&gt;&lt;/authors&gt;&lt;/contributors&gt;&lt;titles&gt;&lt;title&gt;The &amp;quot;Discovery&amp;quot; of Vachanas: Halakatti and the Medieval Kannada Literature in Colonial Karnataka&lt;/title&gt;&lt;/titles&gt;&lt;pages&gt;109 pages&lt;/pages&gt;&lt;keywords&gt;&lt;keyword&gt;Lingayat literature, Kannada History and criticism.&lt;/keyword&gt;&lt;keyword&gt;Religion in literature.&lt;/keyword&gt;&lt;keyword&gt;Secularism in literature.&lt;/keyword&gt;&lt;keyword&gt;Postcolonialism in literature.&lt;/keyword&gt;&lt;/keywords&gt;&lt;dates&gt;&lt;year&gt;2012&lt;/year&gt;&lt;/dates&gt;&lt;pub-location&gt;Hampi&lt;/pub-location&gt;&lt;publisher&gt;Prasaranga Kannada University&lt;/publisher&gt;&lt;isbn&gt;9789381645765&lt;/isbn&gt;&lt;accession-num&gt;17902171&lt;/accession-num&gt;&lt;call-num&gt;PL4654 .B67 2012&lt;/call-num&gt;&lt;urls&gt;&lt;/urls&gt;&lt;/record&gt;&lt;/Cite&gt;&lt;/EndNote&gt;</w:instrText>
      </w:r>
      <w:r>
        <w:fldChar w:fldCharType="separate"/>
      </w:r>
      <w:r>
        <w:t>Boratti (2012)</w:t>
      </w:r>
      <w:r>
        <w:fldChar w:fldCharType="end"/>
      </w:r>
      <w:r>
        <w:t>.</w:t>
      </w:r>
    </w:p>
  </w:footnote>
  <w:footnote w:id="11">
    <w:p w14:paraId="1924597E" w14:textId="77777777" w:rsidR="009D07EC" w:rsidRDefault="009D07EC" w:rsidP="009D07EC">
      <w:pPr>
        <w:pStyle w:val="FootnoteText"/>
      </w:pPr>
      <w:r>
        <w:rPr>
          <w:rStyle w:val="FootnoteCharacters"/>
        </w:rPr>
        <w:footnoteRef/>
      </w:r>
      <w:r>
        <w:t xml:space="preserve"> An example of the disregard for textual criticism issues in translations of </w:t>
      </w:r>
      <w:r>
        <w:rPr>
          <w:i/>
          <w:iCs/>
        </w:rPr>
        <w:t>vacana</w:t>
      </w:r>
      <w:r>
        <w:t>s</w:t>
      </w:r>
      <w:r>
        <w:rPr>
          <w:i/>
          <w:iCs/>
        </w:rPr>
        <w:t xml:space="preserve"> </w:t>
      </w:r>
      <w:r>
        <w:t xml:space="preserve">can be found in Ramanujan’s short and general statement about the study of the </w:t>
      </w:r>
      <w:r>
        <w:rPr>
          <w:i/>
          <w:iCs/>
        </w:rPr>
        <w:t>vacana</w:t>
      </w:r>
      <w:r>
        <w:t>s’ textuality in a footnote to the “Translator’s Note” section of his translations (1973, 11n2).</w:t>
      </w:r>
    </w:p>
  </w:footnote>
  <w:footnote w:id="12">
    <w:p w14:paraId="228A0826"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AuthorYear="1"&gt;&lt;Author&gt;Kalaburgi&lt;/Author&gt;&lt;Year&gt;2001 [1993]&lt;/Year&gt;&lt;RecNum&gt;1312&lt;/RecNum&gt;&lt;Pages&gt;284&lt;/Pages&gt;&lt;DisplayText&gt;Kalaburgi (2001 [1993]-a, 284)&lt;/DisplayText&gt;&lt;record&gt;&lt;rec-number&gt;1312&lt;/rec-number&gt;&lt;foreign-keys&gt;&lt;key app="EN" db-id="tzxepwdvaze0eoezdvj599exxez9drerd2vv" timestamp="1412212224"&gt;1312&lt;/key&gt;&lt;/foreign-keys&gt;&lt;ref-type name="Edited Book"&gt;28&lt;/ref-type&gt;&lt;contributors&gt;&lt;authors&gt;&lt;author&gt;Kalaburgi, Eṃ. Eṃ.&lt;/author&gt;&lt;/authors&gt;&lt;secondary-authors&gt;&lt;author&gt;Kalaburgi, Eṃ Eṃ&lt;/author&gt;&lt;/secondary-authors&gt;&lt;/contributors&gt;&lt;titles&gt;&lt;title&gt;Basavaṇṇavara Vacanasampuṭa&lt;/title&gt;&lt;secondary-title&gt;&lt;style face="normal" font="default" size="100%"&gt;Samagra Vacanas&lt;/style&gt;&lt;style face="normal" font="default" charset="186" size="100%"&gt;āhityada Janapriya Āv&lt;/style&gt;&lt;style face="normal" font="default" size="100%"&gt;ṛtti&lt;/style&gt;&lt;/secondary-title&gt;&lt;/titles&gt;&lt;pages&gt;xv-xxxiii&lt;/pages&gt;&lt;volume&gt;1&lt;/volume&gt;&lt;num-vols&gt;15&lt;/num-vols&gt;&lt;keywords&gt;&lt;keyword&gt;Kananda&lt;/keyword&gt;&lt;keyword&gt;Virasaiva&lt;/keyword&gt;&lt;/keywords&gt;&lt;dates&gt;&lt;year&gt;2001 [1993]&lt;/year&gt;&lt;/dates&gt;&lt;pub-location&gt;Bangalore&lt;/pub-location&gt;&lt;publisher&gt;Kannada Pusthaka Pradhikara (Kannada Book Authority)&lt;/publisher&gt;&lt;urls&gt;&lt;/urls&gt;&lt;/record&gt;&lt;/Cite&gt;&lt;/EndNote&gt;</w:instrText>
      </w:r>
      <w:r>
        <w:fldChar w:fldCharType="separate"/>
      </w:r>
      <w:r>
        <w:t>Kalaburgi (2001 [1993]-a, xxvii–xxxiii)</w:t>
      </w:r>
      <w:r>
        <w:fldChar w:fldCharType="end"/>
      </w:r>
      <w:r>
        <w:t xml:space="preserve">. Complete list of sources is provided in pp. 428–436. See also El. Basavarāju (2001 [1960], 29–38). </w:t>
      </w:r>
    </w:p>
  </w:footnote>
  <w:footnote w:id="13">
    <w:p w14:paraId="24675753" w14:textId="7D705EB6" w:rsidR="009D07EC" w:rsidRDefault="009D07EC" w:rsidP="009D07EC">
      <w:pPr>
        <w:pStyle w:val="FootnoteText"/>
      </w:pPr>
      <w:r>
        <w:rPr>
          <w:rStyle w:val="FootnoteCharacters"/>
        </w:rPr>
        <w:footnoteRef/>
      </w:r>
      <w:r>
        <w:t xml:space="preserve"> D. R. Nagaraj comments on the absence of </w:t>
      </w:r>
      <w:r>
        <w:rPr>
          <w:i/>
          <w:iCs/>
        </w:rPr>
        <w:t>vacana</w:t>
      </w:r>
      <w:r>
        <w:t xml:space="preserve">s from a thirteenth-century anthology of Kannada literature that “professional </w:t>
      </w:r>
      <w:r w:rsidRPr="00A1185C">
        <w:t>intellectual</w:t>
      </w:r>
      <w:r>
        <w:t xml:space="preserve">s did not consider the </w:t>
      </w:r>
      <w:r>
        <w:rPr>
          <w:i/>
          <w:iCs/>
        </w:rPr>
        <w:t>vacana</w:t>
      </w:r>
      <w:r>
        <w:t xml:space="preserve">s literature” (2003, 364), but he does not consider this observation in his overall treatment of the </w:t>
      </w:r>
      <w:r>
        <w:rPr>
          <w:i/>
          <w:iCs/>
        </w:rPr>
        <w:t>vacana</w:t>
      </w:r>
      <w:r>
        <w:t>s as a watershed mark in the history of Kannada literature.</w:t>
      </w:r>
    </w:p>
  </w:footnote>
  <w:footnote w:id="14">
    <w:p w14:paraId="2B8DC380"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AuthorYear="1"&gt;&lt;Author&gt;Chandra Shobhi&lt;/Author&gt;&lt;Year&gt;2005&lt;/Year&gt;&lt;RecNum&gt;86&lt;/RecNum&gt;&lt;Pages&gt;126&lt;/Pages&gt;&lt;DisplayText&gt;Chandra Shobhi (2005, 126)&lt;/DisplayText&gt;&lt;record&gt;&lt;rec-number&gt;86&lt;/rec-number&gt;&lt;foreign-keys&gt;&lt;key app="EN" db-id="tzxepwdvaze0eoezdvj599exxez9drerd2vv" timestamp="0"&gt;86&lt;/key&gt;&lt;/foreign-keys&gt;&lt;ref-type name="Thesis"&gt;32&lt;/ref-type&gt;&lt;contributors&gt;&lt;authors&gt;&lt;author&gt;Chandra Shobhi, Prithvi Datta&lt;/author&gt;&lt;/authors&gt;&lt;/contributors&gt;&lt;titles&gt;&lt;title&gt;&lt;style face="normal" font="default" size="100%"&gt;Pre-modern Communities and Modern Histories: Narrating V&lt;/style&gt;&lt;style face="normal" font="default" charset="134" size="100%"&gt;īra&lt;/style&gt;&lt;style face="normal" font="default" charset="238" size="100%"&gt;śaiv&lt;/style&gt;&lt;style face="normal" font="default" size="100%"&gt;a&lt;/style&gt;&lt;style face="normal" font="default" charset="238" size="100%"&gt; &lt;/style&gt;&lt;style face="normal" font="default" size="100%"&gt;and Lingayat Selves&lt;/style&gt;&lt;/title&gt;&lt;/titles&gt;&lt;keywords&gt;&lt;keyword&gt;Lingayats India Karnataka.&lt;/keyword&gt;&lt;keyword&gt;Lingayats Social aspects.&lt;/keyword&gt;&lt;keyword&gt;Kannada poetry History and criticism.&lt;/keyword&gt;&lt;keyword&gt;Epigrams, Kannada.&lt;/keyword&gt;&lt;keyword&gt;virasaiva&lt;/keyword&gt;&lt;keyword&gt;Extremism&lt;/keyword&gt;&lt;/keywords&gt;&lt;dates&gt;&lt;year&gt;2005&lt;/year&gt;&lt;/dates&gt;&lt;publisher&gt;University of Chicago&lt;/publisher&gt;&lt;call-num&gt;GENERAL CHECKEDOUT BL1281.242 .C53 2005B&lt;/call-num&gt;&lt;work-type&gt;PhD diss.&lt;/work-type&gt;&lt;urls&gt;&lt;/urls&gt;&lt;research-notes&gt;Moderator=Gil&amp;#xD;StartDate=12&amp;#xD;EndDate=21&amp;#xD;Language=Kannada&amp;#xD;Region=Karnataka &amp;#xD;Tradition=Virasaiva&amp;#xD;Approach=Text|Literary criticism|Historiography|History|Culture analysis|Politics&amp;#xD;Flag=&lt;/research-notes&gt;&lt;/record&gt;&lt;/Cite&gt;&lt;/EndNote&gt;</w:instrText>
      </w:r>
      <w:r>
        <w:fldChar w:fldCharType="separate"/>
      </w:r>
      <w:r>
        <w:t>Chandra Shobhi (2005, 126)</w:t>
      </w:r>
      <w:r>
        <w:fldChar w:fldCharType="end"/>
      </w:r>
      <w:r>
        <w:t>.</w:t>
      </w:r>
    </w:p>
  </w:footnote>
  <w:footnote w:id="15">
    <w:p w14:paraId="7891CFC0" w14:textId="121D8A0E" w:rsidR="009D07EC" w:rsidRDefault="009D07EC" w:rsidP="009D07EC">
      <w:pPr>
        <w:pStyle w:val="FootnoteText"/>
      </w:pPr>
      <w:r>
        <w:rPr>
          <w:rStyle w:val="FootnoteCharacters"/>
        </w:rPr>
        <w:footnoteRef/>
      </w:r>
      <w:r>
        <w:t xml:space="preserve"> There is a need for a separate study on the presence of </w:t>
      </w:r>
      <w:r>
        <w:rPr>
          <w:i/>
          <w:iCs/>
        </w:rPr>
        <w:t>vacana</w:t>
      </w:r>
      <w:r>
        <w:t xml:space="preserve">s in contemporaneous epigraphy. I was only able to locate a few inscriptions from the eleventh to the thirteenth centuries that quote </w:t>
      </w:r>
      <w:r>
        <w:rPr>
          <w:i/>
          <w:iCs/>
        </w:rPr>
        <w:t>vacana</w:t>
      </w:r>
      <w:r>
        <w:t xml:space="preserve">s by Siddharāma, a saintly figure who operated at the northern borders of the local tradition, in the Marathi-speaking region </w:t>
      </w:r>
      <w:r>
        <w:fldChar w:fldCharType="begin"/>
      </w:r>
      <w:r>
        <w:instrText>ADDIN EN.CITE &lt;EndNote&gt;&lt;Cite&gt;&lt;Author&gt;Upadhyaya&lt;/Author&gt;&lt;Year&gt;2005&lt;/Year&gt;&lt;RecNum&gt;2306&lt;/RecNum&gt;&lt;Pages&gt;cviii to cx&lt;/Pages&gt;&lt;DisplayText&gt;(Upadhyaya 2005, cviii to cx)&lt;/DisplayText&gt;&lt;record&gt;&lt;rec-number&gt;2306&lt;/rec-number&gt;&lt;foreign-keys&gt;&lt;key app="EN" db-id="tzxepwdvaze0eoezdvj599exxez9drerd2vv" timestamp="1654171927"&gt;2306&lt;/key&gt;&lt;/foreign-keys&gt;&lt;ref-type name="Book"&gt;6&lt;/ref-type&gt;&lt;contributors&gt;&lt;authors&gt;&lt;author&gt;Upadhyaya, G. N.&lt;/author&gt;&lt;/authors&gt;&lt;/contributors&gt;&lt;titles&gt;&lt;title&gt;Descriptive Catalogue of Kannada Inscriptions in Maharashtra&lt;/title&gt;&lt;/titles&gt;&lt;pages&gt;viii, 182 p.&lt;/pages&gt;&lt;keywords&gt;&lt;keyword&gt;Inscriptions, Kannada India Maharashtra Catalogs.&lt;/keyword&gt;&lt;/keywords&gt;&lt;dates&gt;&lt;year&gt;2005&lt;/year&gt;&lt;/dates&gt;&lt;pub-location&gt;Mumbai&lt;/pub-location&gt;&lt;publisher&gt;Abhijit Prakashana&lt;/publisher&gt;&lt;isbn&gt;8190276719&lt;/isbn&gt;&lt;accession-num&gt;14165585&lt;/accession-num&gt;&lt;call-num&gt;CN1173.M35 U73 2005&lt;/call-num&gt;&lt;urls&gt;&lt;/urls&gt;&lt;/record&gt;&lt;/Cite&gt;&lt;/EndNote&gt;</w:instrText>
      </w:r>
      <w:r>
        <w:fldChar w:fldCharType="separate"/>
      </w:r>
      <w:r>
        <w:t>(Upadhyaya 2005, cvii</w:t>
      </w:r>
      <w:r w:rsidR="004065F5">
        <w:t>i–</w:t>
      </w:r>
      <w:r>
        <w:t>cx)</w:t>
      </w:r>
      <w:r>
        <w:fldChar w:fldCharType="end"/>
      </w:r>
      <w:r>
        <w:t xml:space="preserve">. I wish to thank Tony Evensen for his help in locating these materials and thinking about them. Siddharāma was credited with </w:t>
      </w:r>
      <w:r>
        <w:rPr>
          <w:i/>
          <w:iCs/>
        </w:rPr>
        <w:t>vacana</w:t>
      </w:r>
      <w:r>
        <w:t xml:space="preserve">s by Harihara’s nephew Rāghavāṅka </w:t>
      </w:r>
      <w:r>
        <w:fldChar w:fldCharType="begin"/>
      </w:r>
      <w:r>
        <w:instrText>ADDIN EN.CITE &lt;EndNote&gt;&lt;Cite&gt;&lt;Author&gt;Devadevan&lt;/Author&gt;&lt;Year&gt;2016&lt;/Year&gt;&lt;RecNum&gt;1545&lt;/RecNum&gt;&lt;Pages&gt;14n50&lt;/Pages&gt;&lt;DisplayText&gt;(Devadevan 2016, 14n50)&lt;/DisplayText&gt;&lt;record&gt;&lt;rec-number&gt;1545&lt;/rec-number&gt;&lt;foreign-keys&gt;&lt;key app="EN" db-id="tzxepwdvaze0eoezdvj599exxez9drerd2vv" timestamp="1478551656"&gt;1545&lt;/key&gt;&lt;/foreign-keys&gt;&lt;ref-type name="Book"&gt;6&lt;/ref-type&gt;&lt;contributors&gt;&lt;authors&gt;&lt;author&gt;Devadevan, Manu V.&lt;/author&gt;&lt;/authors&gt;&lt;/contributors&gt;&lt;titles&gt;&lt;title&gt;A Prehistory of Hinduism&lt;/title&gt;&lt;/titles&gt;&lt;dates&gt;&lt;year&gt;2016&lt;/year&gt;&lt;/dates&gt;&lt;pub-location&gt;Warsaw, Berlin&lt;/pub-location&gt;&lt;publisher&gt;De Gruyter&lt;/publisher&gt;&lt;urls&gt;&lt;/urls&gt;&lt;/record&gt;&lt;/Cite&gt;&lt;/EndNote&gt;</w:instrText>
      </w:r>
      <w:r>
        <w:fldChar w:fldCharType="separate"/>
      </w:r>
      <w:r>
        <w:t>(Devadevan 2016, 14n50)</w:t>
      </w:r>
      <w:r>
        <w:fldChar w:fldCharType="end"/>
      </w:r>
      <w:r>
        <w:t>, and there is room to speculate about the relation of this particular saint and the later use of the word “</w:t>
      </w:r>
      <w:r>
        <w:rPr>
          <w:i/>
          <w:iCs/>
        </w:rPr>
        <w:t>vacana</w:t>
      </w:r>
      <w:r>
        <w:t xml:space="preserve">.” Harihara mentions Siddharāma several times in his Ragaḷes about other saints, but he apparently never dedicated a Ragaḷe to this figure. </w:t>
      </w:r>
    </w:p>
  </w:footnote>
  <w:footnote w:id="16">
    <w:p w14:paraId="0CDBF92E" w14:textId="77777777" w:rsidR="009D07EC" w:rsidRDefault="009D07EC" w:rsidP="009D07EC">
      <w:pPr>
        <w:pStyle w:val="FootnoteText"/>
      </w:pPr>
      <w:r>
        <w:rPr>
          <w:rStyle w:val="FootnoteCharacters"/>
        </w:rPr>
        <w:footnoteRef/>
      </w:r>
      <w:r>
        <w:t xml:space="preserve"> In the opening to his most appreciated work the </w:t>
      </w:r>
      <w:r>
        <w:rPr>
          <w:i/>
          <w:iCs/>
        </w:rPr>
        <w:t>Hariścandra Cāritra</w:t>
      </w:r>
      <w:r>
        <w:t xml:space="preserve">, the author Rāghavāṅka offers homage to major Śaiva poets (who composed in Sanskrit) as well as to his uncle Harihara, but he does not mention any local devotee who is recognized today as a </w:t>
      </w:r>
      <w:r>
        <w:rPr>
          <w:i/>
          <w:iCs/>
        </w:rPr>
        <w:t>vacana</w:t>
      </w:r>
      <w:r>
        <w:t xml:space="preserve"> composer. See </w:t>
      </w:r>
      <w:r>
        <w:rPr>
          <w:i/>
          <w:iCs/>
        </w:rPr>
        <w:t xml:space="preserve">Hariścandra Cāritra </w:t>
      </w:r>
      <w:r>
        <w:t xml:space="preserve">1.12–13 in </w:t>
      </w:r>
      <w:r>
        <w:fldChar w:fldCharType="begin"/>
      </w:r>
      <w:r>
        <w:instrText>ADDIN EN.CITE &lt;EndNote&gt;&lt;Cite AuthorYear="1"&gt;&lt;Author&gt;Rāghavāṅka&lt;/Author&gt;&lt;Year&gt;2017&lt;/Year&gt;&lt;RecNum&gt;1597&lt;/RecNum&gt;&lt;Pages&gt;12–15&lt;/Pages&gt;&lt;DisplayText&gt;Rāghavāṅka and Viswanatha (2017, 12–15)&lt;/DisplayText&gt;&lt;record&gt;&lt;rec-number&gt;1597&lt;/rec-number&gt;&lt;foreign-keys&gt;&lt;key app="EN" db-id="tzxepwdvaze0eoezdvj599exxez9drerd2vv" timestamp="1491505369"&gt;1597&lt;/key&gt;&lt;/foreign-keys&gt;&lt;ref-type name="Book"&gt;6&lt;/ref-type&gt;&lt;contributors&gt;&lt;authors&gt;&lt;author&gt;&lt;style face="normal" font="default" size="100%"&gt;R&lt;/style&gt;&lt;style face="normal" font="default" charset="186" size="100%"&gt;āghavā&lt;/style&gt;&lt;style face="normal" font="default" size="100%"&gt;ṅka&lt;/style&gt;&lt;/author&gt;&lt;author&gt;Viswanatha, Vanamala&lt;/author&gt;&lt;/authors&gt;&lt;/contributors&gt;&lt;titles&gt;&lt;title&gt;The Life of Harishchandra&lt;/title&gt;&lt;/titles&gt;&lt;pages&gt;xxxii, 640 pages&lt;/pages&gt;&lt;keywords&gt;&lt;keyword&gt;Hari¿*candra (Hindu mythology)&lt;/keyword&gt;&lt;/keywords&gt;&lt;dates&gt;&lt;year&gt;2017&lt;/year&gt;&lt;/dates&gt;&lt;pub-location&gt;Cambridge, MA&lt;/pub-location&gt;&lt;publisher&gt;Harvard University Press&lt;/publisher&gt;&lt;isbn&gt;9780674545663&amp;#xD;0674545664&lt;/isbn&gt;&lt;accession-num&gt;10929191&lt;/accession-num&gt;&lt;call-num&gt;Regenstein, Bookstacks PL4659.R25 L54 2017&lt;/call-num&gt;&lt;urls&gt;&lt;/urls&gt;&lt;language&gt;English and Kannada;&lt;/language&gt;&lt;/record&gt;&lt;/Cite&gt;&lt;/EndNote&gt;</w:instrText>
      </w:r>
      <w:r>
        <w:fldChar w:fldCharType="separate"/>
      </w:r>
      <w:r>
        <w:t>Rāghavāṅka and Viswanatha (2017, 12–15)</w:t>
      </w:r>
      <w:r>
        <w:fldChar w:fldCharType="end"/>
      </w:r>
      <w:r>
        <w:t xml:space="preserve">. In his </w:t>
      </w:r>
      <w:r>
        <w:rPr>
          <w:i/>
          <w:iCs/>
        </w:rPr>
        <w:t xml:space="preserve">Siddharāma Cāritra, </w:t>
      </w:r>
      <w:r>
        <w:t>the are sporadic references to utterances by Siddharāma that might be considered as “</w:t>
      </w:r>
      <w:r>
        <w:rPr>
          <w:i/>
          <w:iCs/>
        </w:rPr>
        <w:t>vacana</w:t>
      </w:r>
      <w:r>
        <w:t xml:space="preserve">s.” See </w:t>
      </w:r>
      <w:r>
        <w:fldChar w:fldCharType="begin"/>
      </w:r>
      <w:r>
        <w:instrText>ADDIN EN.CITE &lt;EndNote&gt;&lt;Cite AuthorYear="1"&gt;&lt;Author&gt;Devadevan&lt;/Author&gt;&lt;Year&gt;2016&lt;/Year&gt;&lt;RecNum&gt;1545&lt;/RecNum&gt;&lt;Pages&gt;14n50&lt;/Pages&gt;&lt;DisplayText&gt;Devadevan (2016, 14n50)&lt;/DisplayText&gt;&lt;record&gt;&lt;rec-number&gt;1545&lt;/rec-number&gt;&lt;foreign-keys&gt;&lt;key app="EN" db-id="tzxepwdvaze0eoezdvj599exxez9drerd2vv" timestamp="1478551656"&gt;1545&lt;/key&gt;&lt;/foreign-keys&gt;&lt;ref-type name="Book"&gt;6&lt;/ref-type&gt;&lt;contributors&gt;&lt;authors&gt;&lt;author&gt;Devadevan, Manu V.&lt;/author&gt;&lt;/authors&gt;&lt;/contributors&gt;&lt;titles&gt;&lt;title&gt;A Prehistory of Hinduism&lt;/title&gt;&lt;/titles&gt;&lt;dates&gt;&lt;year&gt;2016&lt;/year&gt;&lt;/dates&gt;&lt;pub-location&gt;Warsaw, Berlin&lt;/pub-location&gt;&lt;publisher&gt;De Gruyter&lt;/publisher&gt;&lt;urls&gt;&lt;/urls&gt;&lt;/record&gt;&lt;/Cite&gt;&lt;/EndNote&gt;</w:instrText>
      </w:r>
      <w:r>
        <w:fldChar w:fldCharType="separate"/>
      </w:r>
      <w:r>
        <w:t>Devadevan (2020, 307n5)</w:t>
      </w:r>
      <w:r>
        <w:fldChar w:fldCharType="end"/>
      </w:r>
      <w:r>
        <w:t xml:space="preserve">. </w:t>
      </w:r>
    </w:p>
  </w:footnote>
  <w:footnote w:id="17">
    <w:p w14:paraId="6DF31A12" w14:textId="77777777" w:rsidR="009D07EC" w:rsidRPr="005E690B" w:rsidRDefault="009D07EC" w:rsidP="009D07EC">
      <w:pPr>
        <w:pStyle w:val="FootnoteText"/>
      </w:pPr>
      <w:r>
        <w:rPr>
          <w:rStyle w:val="FootnoteReference"/>
        </w:rPr>
        <w:footnoteRef/>
      </w:r>
      <w:r>
        <w:t xml:space="preserve"> See comparison of </w:t>
      </w:r>
      <w:r>
        <w:rPr>
          <w:i/>
          <w:iCs/>
        </w:rPr>
        <w:t>vacana</w:t>
      </w:r>
      <w:r>
        <w:t xml:space="preserve">s and </w:t>
      </w:r>
      <w:r>
        <w:rPr>
          <w:i/>
          <w:iCs/>
        </w:rPr>
        <w:t>ṣaṭpadi</w:t>
      </w:r>
      <w:r>
        <w:t xml:space="preserve">s verses in Bhīmakavi’s Kannada version of the </w:t>
      </w:r>
      <w:r>
        <w:rPr>
          <w:i/>
          <w:iCs/>
        </w:rPr>
        <w:t xml:space="preserve">Basava Purāṇam </w:t>
      </w:r>
      <w:r>
        <w:t xml:space="preserve">in </w:t>
      </w:r>
      <w:r>
        <w:rPr>
          <w:noProof/>
        </w:rPr>
        <w:t>Bhīmakavi and Es. Vidyāśaṅkara</w:t>
      </w:r>
      <w:r>
        <w:t xml:space="preserve"> (2008, 104–9).</w:t>
      </w:r>
      <w:r w:rsidRPr="005E690B">
        <w:t xml:space="preserve"> </w:t>
      </w:r>
    </w:p>
  </w:footnote>
  <w:footnote w:id="18">
    <w:p w14:paraId="223C25DE" w14:textId="77777777" w:rsidR="009D07EC" w:rsidRDefault="009D07EC" w:rsidP="009D07EC">
      <w:pPr>
        <w:pStyle w:val="FootnoteText"/>
      </w:pPr>
      <w:r>
        <w:rPr>
          <w:rStyle w:val="FootnoteCharacters"/>
        </w:rPr>
        <w:footnoteRef/>
      </w:r>
      <w:r>
        <w:t xml:space="preserve"> This dating is conservative. It is possible that Harihara was writing a few decades earlier, in the second half of the twelfth century (Devadevan 2020, 307n4).</w:t>
      </w:r>
    </w:p>
  </w:footnote>
  <w:footnote w:id="19">
    <w:p w14:paraId="78857CE7"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AuthorYear="1"&gt;&lt;Author&gt;Ben-Herut&lt;/Author&gt;&lt;Year&gt;2018&lt;/Year&gt;&lt;RecNum&gt;1582&lt;/RecNum&gt;&lt;Pages&gt;45&lt;/Pages&gt;&lt;DisplayText&gt;Ben-Herut (2018, 45)&lt;/DisplayText&gt;&lt;record&gt;&lt;rec-number&gt;1582&lt;/rec-number&gt;&lt;foreign-keys&gt;&lt;key app="EN" db-id="tzxepwdvaze0eoezdvj599exxez9drerd2vv" timestamp="1484338409"&gt;1582&lt;/key&gt;&lt;/foreign-keys&gt;&lt;ref-type name="Book"&gt;6&lt;/ref-type&gt;&lt;contributors&gt;&lt;authors&gt;&lt;author&gt;Ben-Herut, Gil&lt;/author&gt;&lt;/authors&gt;&lt;/contributors&gt;&lt;titles&gt;&lt;title&gt;&lt;style face="normal" font="default" charset="238" size="100%"&gt;Śiva&lt;/style&gt;&lt;style face="normal" font="default" size="100%"&gt;&amp;apos;s Saints: The Origins of Devotion in Kannada according to Harihara’s &lt;/style&gt;&lt;style face="italic" font="default" size="100%"&gt;Ragaḷegaḷu&lt;/style&gt;&lt;/title&gt;&lt;/titles&gt;&lt;dates&gt;&lt;year&gt;2018&lt;/year&gt;&lt;/dates&gt;&lt;pub-location&gt;New York&lt;/pub-location&gt;&lt;publisher&gt;Oxford University Press&lt;/publisher&gt;&lt;urls&gt;&lt;/urls&gt;&lt;research-notes&gt;Curators = Gil Ben-Herut&amp;#xD;Languages = Kannada&amp;#xD;Regions = Karnataka&amp;#xD;Traditions = Virashaiva Lingayat&amp;#xD;Deities = Shaiva&amp;#xD;Sources = Published Texts&amp;#xD;Approaches = Historiography | Textual Criticism | Translation&amp;#xD;Topics = Class | Court | Ethics | Festival&amp;#xD;Periods = 13&lt;/research-notes&gt;&lt;/record&gt;&lt;/Cite&gt;&lt;/EndNote&gt;</w:instrText>
      </w:r>
      <w:r>
        <w:fldChar w:fldCharType="separate"/>
      </w:r>
      <w:r>
        <w:t>Ben-Herut (2018, 45)</w:t>
      </w:r>
      <w:r>
        <w:fldChar w:fldCharType="end"/>
      </w:r>
      <w:r>
        <w:t>.</w:t>
      </w:r>
    </w:p>
  </w:footnote>
  <w:footnote w:id="20">
    <w:p w14:paraId="3415A028" w14:textId="77777777" w:rsidR="009D07EC" w:rsidRDefault="009D07EC" w:rsidP="009D07EC">
      <w:pPr>
        <w:pStyle w:val="FootnoteText"/>
      </w:pPr>
      <w:r>
        <w:rPr>
          <w:rStyle w:val="FootnoteCharacters"/>
        </w:rPr>
        <w:footnoteRef/>
      </w:r>
      <w:r>
        <w:t xml:space="preserve"> See </w:t>
      </w:r>
      <w:r>
        <w:fldChar w:fldCharType="begin"/>
      </w:r>
      <w:r>
        <w:instrText>ADDIN EN.CITE &lt;EndNote&gt;&lt;Cite AuthorYear="1"&gt;&lt;Author&gt;Ben-Herut&lt;/Author&gt;&lt;Year&gt;2018&lt;/Year&gt;&lt;RecNum&gt;1582&lt;/RecNum&gt;&lt;DisplayText&gt;Ben-Herut (2018)&lt;/DisplayText&gt;&lt;record&gt;&lt;rec-number&gt;1582&lt;/rec-number&gt;&lt;foreign-keys&gt;&lt;key app="EN" db-id="tzxepwdvaze0eoezdvj599exxez9drerd2vv" timestamp="1484338409"&gt;1582&lt;/key&gt;&lt;/foreign-keys&gt;&lt;ref-type name="Book"&gt;6&lt;/ref-type&gt;&lt;contributors&gt;&lt;authors&gt;&lt;author&gt;Ben-Herut, Gil&lt;/author&gt;&lt;/authors&gt;&lt;/contributors&gt;&lt;titles&gt;&lt;title&gt;&lt;style face="normal" font="default" charset="238" size="100%"&gt;Śiva&lt;/style&gt;&lt;style face="normal" font="default" size="100%"&gt;&amp;apos;s Saints: The Origins of Devotion in Kannada according to Harihara’s &lt;/style&gt;&lt;style face="italic" font="default" size="100%"&gt;Ragaḷegaḷu&lt;/style&gt;&lt;/title&gt;&lt;/titles&gt;&lt;dates&gt;&lt;year&gt;2018&lt;/year&gt;&lt;/dates&gt;&lt;pub-location&gt;New York&lt;/pub-location&gt;&lt;publisher&gt;Oxford University Press&lt;/publisher&gt;&lt;urls&gt;&lt;/urls&gt;&lt;research-notes&gt;Curators = Gil Ben-Herut&amp;#xD;Languages = Kannada&amp;#xD;Regions = Karnataka&amp;#xD;Traditions = Virashaiva Lingayat&amp;#xD;Deities = Shaiva&amp;#xD;Sources = Published Texts&amp;#xD;Approaches = Historiography | Textual Criticism | Translation&amp;#xD;Topics = Class | Court | Ethics | Festival&amp;#xD;Periods = 13&lt;/research-notes&gt;&lt;/record&gt;&lt;/Cite&gt;&lt;/EndNote&gt;</w:instrText>
      </w:r>
      <w:r>
        <w:fldChar w:fldCharType="separate"/>
      </w:r>
      <w:r>
        <w:t>Ben-Herut (2018)</w:t>
      </w:r>
      <w:r>
        <w:fldChar w:fldCharType="end"/>
      </w:r>
      <w:r>
        <w:t xml:space="preserve"> for an in-depth analysis of the early Kannada Śiva-devotion culture based on this work.</w:t>
      </w:r>
    </w:p>
  </w:footnote>
  <w:footnote w:id="21">
    <w:p w14:paraId="3CADEA49" w14:textId="77777777" w:rsidR="009D07EC" w:rsidRDefault="009D07EC" w:rsidP="009D07EC">
      <w:pPr>
        <w:pStyle w:val="FootnoteText"/>
      </w:pPr>
      <w:r>
        <w:rPr>
          <w:rStyle w:val="FootnoteCharacters"/>
        </w:rPr>
        <w:footnoteRef/>
      </w:r>
      <w:r>
        <w:t xml:space="preserve"> Many Ragaḷe stories mention Hampi as the place where the author lived, while the twelfth-century saints are associated with different towns, including Kalyāṇa.</w:t>
      </w:r>
    </w:p>
  </w:footnote>
  <w:footnote w:id="22">
    <w:p w14:paraId="7701BE7E" w14:textId="58E79DB4" w:rsidR="009D07EC" w:rsidRDefault="009D07EC" w:rsidP="009D07EC">
      <w:pPr>
        <w:pStyle w:val="FootnoteText"/>
        <w:rPr>
          <w:iCs/>
        </w:rPr>
      </w:pPr>
      <w:r>
        <w:rPr>
          <w:rStyle w:val="FootnoteCharacters"/>
        </w:rPr>
        <w:footnoteRef/>
      </w:r>
      <w:r>
        <w:t xml:space="preserve"> A separate project of Ragaḷe translations by R. V. S. Sundaram and the author of this article was recently completed</w:t>
      </w:r>
      <w:r w:rsidR="00E3046D">
        <w:t xml:space="preserve">. See Harihara, Ben-Herut et al. (forthcoming). </w:t>
      </w:r>
      <w:r>
        <w:t>The translations from Harihara’s Ragaḷe stories in this article are from this project.</w:t>
      </w:r>
    </w:p>
  </w:footnote>
  <w:footnote w:id="23">
    <w:p w14:paraId="18F5EF06" w14:textId="77777777" w:rsidR="009D07EC" w:rsidRDefault="009D07EC" w:rsidP="009D07EC">
      <w:pPr>
        <w:pStyle w:val="FootnoteText"/>
      </w:pPr>
      <w:r>
        <w:rPr>
          <w:rStyle w:val="FootnoteCharacters"/>
        </w:rPr>
        <w:footnoteRef/>
      </w:r>
      <w:r>
        <w:t xml:space="preserve"> Definitive testimony to the appreciation of </w:t>
      </w:r>
      <w:r>
        <w:rPr>
          <w:i/>
          <w:iCs/>
        </w:rPr>
        <w:t>vacana</w:t>
      </w:r>
      <w:r>
        <w:t xml:space="preserve">s for their exceptional messages, their unique mode of expression, their conversational contexts, and other features is provided by A. K. Ramanujan in the introduction to his translations of </w:t>
      </w:r>
      <w:r>
        <w:rPr>
          <w:i/>
          <w:iCs/>
        </w:rPr>
        <w:t>vacana</w:t>
      </w:r>
      <w:r>
        <w:t xml:space="preserve">s </w:t>
      </w:r>
      <w:r>
        <w:fldChar w:fldCharType="begin"/>
      </w:r>
      <w:r>
        <w:instrText>ADDIN EN.CITE &lt;EndNote&gt;&lt;Cite ExcludeAuth="1"&gt;&lt;Author&gt;Ramanujan&lt;/Author&gt;&lt;Year&gt;1973&lt;/Year&gt;&lt;RecNum&gt;70&lt;/RecNum&gt;&lt;Pages&gt;19–55&lt;/Pages&gt;&lt;DisplayText&gt;(1973, 19–55)&lt;/DisplayText&gt;&lt;record&gt;&lt;rec-number&gt;70&lt;/rec-number&gt;&lt;foreign-keys&gt;&lt;key app="EN" db-id="tzxepwdvaze0eoezdvj599exxez9drerd2vv" timestamp="0"&gt;70&lt;/key&gt;&lt;/foreign-keys&gt;&lt;ref-type name="Book"&gt;6&lt;/ref-type&gt;&lt;contributors&gt;&lt;authors&gt;&lt;author&gt;Ramanujan, A. K.&lt;/author&gt;&lt;/authors&gt;&lt;/contributors&gt;&lt;titles&gt;&lt;title&gt;&lt;style face="normal" font="default" size="100%"&gt;Speaking of &lt;/style&gt;&lt;style face="normal" font="default" charset="238" size="100%"&gt;Ś&lt;/style&gt;&lt;style face="normal" font="default" size="100%"&gt;iva&lt;/style&gt;&lt;/title&gt;&lt;/titles&gt;&lt;pages&gt;199 p.&lt;/pages&gt;&lt;keywords&gt;&lt;keyword&gt;Kannada poetry Translations into English.&lt;/keyword&gt;&lt;keyword&gt;English poetry.&lt;/keyword&gt;&lt;keyword&gt;Virasaiva&lt;/keyword&gt;&lt;keyword&gt;Extremism&lt;/keyword&gt;&lt;/keywords&gt;&lt;dates&gt;&lt;year&gt;1973&lt;/year&gt;&lt;/dates&gt;&lt;pub-location&gt;Harmondsworth&lt;/pub-location&gt;&lt;publisher&gt;Penguin&lt;/publisher&gt;&lt;isbn&gt;0140442707&lt;/isbn&gt;&lt;call-num&gt;GENERAL STACKS PL4663 .E3 R32&amp;#xD;GENERAL STACKS PL4663 .E3 R32&amp;#xD;GENERAL WITHDRAWN PL4663 .E3 R32&amp;#xD;GENERAL STACKS PL4663 .E3 R32&amp;#xD;GENERAL SPECIALCOL PL4663 .E3 R32 1973 HUGHES&lt;/call-num&gt;&lt;urls&gt;&lt;/urls&gt;&lt;research-notes&gt;Moderator=Gil&amp;#xD;StartDate=10&amp;#xD;EndDate=12&amp;#xD;Language=Kannada&amp;#xD;Region=Karnataka &amp;#xD;Tradition=Virasaiva&amp;#xD;Approach=Text|Literary criticism&amp;#xD;Flag=&lt;/research-notes&gt;&lt;/record&gt;&lt;/Cite&gt;&lt;/EndNote&gt;</w:instrText>
      </w:r>
      <w:r>
        <w:fldChar w:fldCharType="separate"/>
      </w:r>
      <w:r>
        <w:t>(1973, 19–55)</w:t>
      </w:r>
      <w:r>
        <w:fldChar w:fldCharType="end"/>
      </w:r>
      <w:r>
        <w:t>.</w:t>
      </w:r>
    </w:p>
  </w:footnote>
  <w:footnote w:id="24">
    <w:p w14:paraId="2DDF6769"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AuthorYear="1"&gt;&lt;Author&gt;Ben-Herut&lt;/Author&gt;&lt;Year&gt;2018&lt;/Year&gt;&lt;RecNum&gt;1582&lt;/RecNum&gt;&lt;Pages&gt;25–27&lt;/Pages&gt;&lt;DisplayText&gt;Ben-Herut (2018, 25–27)&lt;/DisplayText&gt;&lt;record&gt;&lt;rec-number&gt;1582&lt;/rec-number&gt;&lt;foreign-keys&gt;&lt;key app="EN" db-id="tzxepwdvaze0eoezdvj599exxez9drerd2vv" timestamp="1484338409"&gt;1582&lt;/key&gt;&lt;/foreign-keys&gt;&lt;ref-type name="Book"&gt;6&lt;/ref-type&gt;&lt;contributors&gt;&lt;authors&gt;&lt;author&gt;Ben-Herut, Gil&lt;/author&gt;&lt;/authors&gt;&lt;/contributors&gt;&lt;titles&gt;&lt;title&gt;&lt;style face="normal" font="default" charset="238" size="100%"&gt;Śiva&lt;/style&gt;&lt;style face="normal" font="default" size="100%"&gt;&amp;apos;s Saints: The Origins of Devotion in Kannada according to Harihara’s &lt;/style&gt;&lt;style face="italic" font="default" size="100%"&gt;Ragaḷegaḷu&lt;/style&gt;&lt;/title&gt;&lt;/titles&gt;&lt;dates&gt;&lt;year&gt;2018&lt;/year&gt;&lt;/dates&gt;&lt;pub-location&gt;New York&lt;/pub-location&gt;&lt;publisher&gt;Oxford University Press&lt;/publisher&gt;&lt;urls&gt;&lt;/urls&gt;&lt;research-notes&gt;Curators = Gil Ben-Herut&amp;#xD;Languages = Kannada&amp;#xD;Regions = Karnataka&amp;#xD;Traditions = Virashaiva Lingayat&amp;#xD;Deities = Shaiva&amp;#xD;Sources = Published Texts&amp;#xD;Approaches = Historiography | Textual Criticism | Translation&amp;#xD;Topics = Class | Court | Ethics | Festival&amp;#xD;Periods = 13&lt;/research-notes&gt;&lt;/record&gt;&lt;/Cite&gt;&lt;/EndNote&gt;</w:instrText>
      </w:r>
      <w:r>
        <w:fldChar w:fldCharType="separate"/>
      </w:r>
      <w:r>
        <w:t>Ben-Herut (2018, 25–27)</w:t>
      </w:r>
      <w:r>
        <w:fldChar w:fldCharType="end"/>
      </w:r>
      <w:r>
        <w:t>.</w:t>
      </w:r>
    </w:p>
  </w:footnote>
  <w:footnote w:id="25">
    <w:p w14:paraId="6E8F03C1" w14:textId="3EAE0571" w:rsidR="009D07EC" w:rsidRDefault="009D07EC" w:rsidP="001B37DF">
      <w:pPr>
        <w:pStyle w:val="FootnoteText"/>
      </w:pPr>
      <w:r>
        <w:rPr>
          <w:rStyle w:val="FootnoteCharacters"/>
        </w:rPr>
        <w:footnoteRef/>
      </w:r>
      <w:r>
        <w:t xml:space="preserve"> </w:t>
      </w:r>
      <w:r>
        <w:rPr>
          <w:i/>
          <w:iCs/>
        </w:rPr>
        <w:t xml:space="preserve">Kōvūra Bommatandeya Ragaḷe </w:t>
      </w:r>
      <w:r>
        <w:t xml:space="preserve">3.3–7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371)</w:t>
      </w:r>
      <w:r>
        <w:fldChar w:fldCharType="end"/>
      </w:r>
      <w:r>
        <w:t xml:space="preserve">: </w:t>
      </w:r>
      <w:r>
        <w:rPr>
          <w:i/>
          <w:iCs/>
        </w:rPr>
        <w:t>sukhadi</w:t>
      </w:r>
      <w:r>
        <w:rPr>
          <w:i/>
          <w:iCs/>
        </w:rPr>
        <w:t>ṁ</w:t>
      </w:r>
      <w:r>
        <w:rPr>
          <w:i/>
          <w:iCs/>
        </w:rPr>
        <w:t xml:space="preserve"> purātanara gītadoḷu bāḷutu</w:t>
      </w:r>
      <w:r>
        <w:rPr>
          <w:i/>
          <w:iCs/>
        </w:rPr>
        <w:t>ṁ</w:t>
      </w:r>
      <w:r>
        <w:rPr>
          <w:i/>
          <w:iCs/>
        </w:rPr>
        <w:t xml:space="preserve"> | mukhav’ al</w:t>
      </w:r>
      <w:r>
        <w:rPr>
          <w:i/>
          <w:iCs/>
        </w:rPr>
        <w:t>ar</w:t>
      </w:r>
      <w:r>
        <w:rPr>
          <w:i/>
          <w:iCs/>
        </w:rPr>
        <w:t>u bh</w:t>
      </w:r>
      <w:r>
        <w:rPr>
          <w:i/>
          <w:iCs/>
        </w:rPr>
        <w:t>h</w:t>
      </w:r>
      <w:r>
        <w:rPr>
          <w:i/>
          <w:iCs/>
        </w:rPr>
        <w:t>aktira</w:t>
      </w:r>
      <w:r>
        <w:rPr>
          <w:i/>
          <w:iCs/>
        </w:rPr>
        <w:t>s</w:t>
      </w:r>
      <w:r>
        <w:rPr>
          <w:i/>
          <w:iCs/>
        </w:rPr>
        <w:t>a sindhuvinoḷ āḷuta</w:t>
      </w:r>
      <w:bookmarkStart w:id="4" w:name="_Hlk162353544"/>
      <w:r>
        <w:rPr>
          <w:i/>
          <w:iCs/>
        </w:rPr>
        <w:t>ṁ</w:t>
      </w:r>
      <w:bookmarkEnd w:id="4"/>
      <w:r>
        <w:rPr>
          <w:i/>
          <w:iCs/>
        </w:rPr>
        <w:t xml:space="preserve"> | gītakke mecci meccuga</w:t>
      </w:r>
      <w:r>
        <w:rPr>
          <w:rFonts w:cs="Times Ext Roman"/>
          <w:i/>
          <w:iCs/>
        </w:rPr>
        <w:t>ḷan olid’ īvuta</w:t>
      </w:r>
      <w:r>
        <w:rPr>
          <w:rFonts w:cs="Times Ext Roman"/>
          <w:i/>
          <w:iCs/>
        </w:rPr>
        <w:t>ṁ</w:t>
      </w:r>
      <w:r>
        <w:rPr>
          <w:rFonts w:cs="Times Ext Roman"/>
          <w:i/>
          <w:iCs/>
        </w:rPr>
        <w:t xml:space="preserve"> | ōtu nūtanavastrak</w:t>
      </w:r>
      <w:r>
        <w:rPr>
          <w:rFonts w:cs="Times Ext Roman"/>
          <w:i/>
          <w:iCs/>
        </w:rPr>
        <w:t>anakadiṁ taṇiputaṁ | śaraṇara padaṅgaḷaṁ bigi</w:t>
      </w:r>
      <w:r>
        <w:rPr>
          <w:rFonts w:cs="Times Ext Roman"/>
          <w:i/>
          <w:iCs/>
        </w:rPr>
        <w:t>y’ appi taṇ</w:t>
      </w:r>
      <w:r w:rsidR="001B37DF">
        <w:rPr>
          <w:rFonts w:cs="Times Ext Roman"/>
          <w:i/>
          <w:iCs/>
        </w:rPr>
        <w:t>i</w:t>
      </w:r>
      <w:r>
        <w:rPr>
          <w:rFonts w:cs="Times Ext Roman"/>
          <w:i/>
          <w:iCs/>
        </w:rPr>
        <w:t>vuta</w:t>
      </w:r>
      <w:r>
        <w:rPr>
          <w:rFonts w:cs="Times Ext Roman"/>
          <w:i/>
          <w:iCs/>
        </w:rPr>
        <w:t>ṁ</w:t>
      </w:r>
      <w:r>
        <w:rPr>
          <w:rFonts w:cs="Times Ext Roman"/>
          <w:i/>
          <w:iCs/>
        </w:rPr>
        <w:t>.</w:t>
      </w:r>
    </w:p>
  </w:footnote>
  <w:footnote w:id="26">
    <w:p w14:paraId="7F8FF06E" w14:textId="77777777" w:rsidR="009D07EC" w:rsidRDefault="009D07EC" w:rsidP="009D07EC">
      <w:pPr>
        <w:pStyle w:val="FootnoteText"/>
      </w:pPr>
      <w:r>
        <w:rPr>
          <w:rStyle w:val="FootnoteCharacters"/>
        </w:rPr>
        <w:footnoteRef/>
      </w:r>
      <w:r>
        <w:t xml:space="preserve"> </w:t>
      </w:r>
      <w:r>
        <w:t>Ben-Herut (2015, 278).</w:t>
      </w:r>
    </w:p>
  </w:footnote>
  <w:footnote w:id="27">
    <w:p w14:paraId="5007ACC3" w14:textId="3B398B11" w:rsidR="009D07EC" w:rsidRDefault="009D07EC" w:rsidP="009D07EC">
      <w:pPr>
        <w:pStyle w:val="FootnoteText"/>
      </w:pPr>
      <w:r>
        <w:rPr>
          <w:rStyle w:val="FootnoteCharacters"/>
        </w:rPr>
        <w:footnoteRef/>
      </w:r>
      <w:r>
        <w:t xml:space="preserve"> </w:t>
      </w:r>
      <w:r w:rsidRPr="00F4284E">
        <w:t xml:space="preserve">I was able to locate a total of thirteen mentions of the word </w:t>
      </w:r>
      <w:r w:rsidRPr="00F4284E">
        <w:rPr>
          <w:i/>
          <w:iCs/>
        </w:rPr>
        <w:t xml:space="preserve">vacana </w:t>
      </w:r>
      <w:r w:rsidRPr="00F4284E">
        <w:t xml:space="preserve">in this group of Ragaḷe stories. They include: </w:t>
      </w:r>
      <w:r w:rsidRPr="00F4284E">
        <w:rPr>
          <w:i/>
          <w:iCs/>
        </w:rPr>
        <w:t xml:space="preserve">Rēvaṇasiddhēśvarana Ragaḷe </w:t>
      </w:r>
      <w:r w:rsidRPr="00F4284E">
        <w:t xml:space="preserve">ch. 2 </w:t>
      </w:r>
      <w:r w:rsidRPr="00F4284E">
        <w:fldChar w:fldCharType="begin"/>
      </w:r>
      <w:r w:rsidRPr="00F4284E">
        <w:instrText>ADDIN EN.CITE</w:instrText>
      </w:r>
      <w:r w:rsidRPr="00F4284E">
        <w:fldChar w:fldCharType="begin"/>
      </w:r>
      <w:r w:rsidRPr="00F4284E">
        <w:instrText>ADDIN EN.CITE.DATA</w:instrText>
      </w:r>
      <w:r w:rsidR="00000000">
        <w:fldChar w:fldCharType="separate"/>
      </w:r>
      <w:r w:rsidRPr="00F4284E">
        <w:fldChar w:fldCharType="end"/>
      </w:r>
      <w:r w:rsidRPr="00F4284E">
        <w:fldChar w:fldCharType="separate"/>
      </w:r>
      <w:r w:rsidRPr="00F4284E">
        <w:t>(prose page 163 in Harihara and Suṅkāpura 1976)</w:t>
      </w:r>
      <w:r w:rsidRPr="00F4284E">
        <w:fldChar w:fldCharType="end"/>
      </w:r>
      <w:r w:rsidRPr="00F4284E">
        <w:t xml:space="preserve">; </w:t>
      </w:r>
      <w:r w:rsidRPr="00F4284E">
        <w:rPr>
          <w:i/>
          <w:iCs/>
        </w:rPr>
        <w:t xml:space="preserve">Kēśirājadaṇṇāyakara Ragaḷe </w:t>
      </w:r>
      <w:r w:rsidRPr="00F4284E">
        <w:t xml:space="preserve">ch. 2 (prose page 193); </w:t>
      </w:r>
      <w:r w:rsidRPr="00F4284E">
        <w:rPr>
          <w:i/>
          <w:iCs/>
        </w:rPr>
        <w:t xml:space="preserve">Vaijakavveya Ragaḷe </w:t>
      </w:r>
      <w:r w:rsidRPr="00F4284E">
        <w:t xml:space="preserve">v. 104; twice in </w:t>
      </w:r>
      <w:r w:rsidRPr="00F4284E">
        <w:rPr>
          <w:i/>
          <w:iCs/>
        </w:rPr>
        <w:t xml:space="preserve">Ādayyana Ragaḷe </w:t>
      </w:r>
      <w:r w:rsidRPr="00F4284E">
        <w:t xml:space="preserve">(ch. 2, prose page 324, and v. 3.221); </w:t>
      </w:r>
      <w:r w:rsidRPr="00F4284E">
        <w:rPr>
          <w:i/>
          <w:iCs/>
        </w:rPr>
        <w:t xml:space="preserve">Ēkāntarāmitandeya Ragaḷe </w:t>
      </w:r>
      <w:r w:rsidRPr="00F4284E">
        <w:t xml:space="preserve">v. 39, and </w:t>
      </w:r>
      <w:r w:rsidRPr="00F4284E">
        <w:rPr>
          <w:i/>
          <w:iCs/>
        </w:rPr>
        <w:t xml:space="preserve">Jommayyana Ragaḷe </w:t>
      </w:r>
      <w:r w:rsidRPr="00F4284E">
        <w:t xml:space="preserve">ch. 2 (prose page 389). Five mentions merit special attention: </w:t>
      </w:r>
      <w:r w:rsidRPr="00F4284E">
        <w:rPr>
          <w:i/>
          <w:iCs/>
        </w:rPr>
        <w:t xml:space="preserve">Kōvūra Bommatandeya Ragaḷe </w:t>
      </w:r>
      <w:r w:rsidRPr="00F4284E">
        <w:t xml:space="preserve">3.44; </w:t>
      </w:r>
      <w:r w:rsidRPr="00F4284E">
        <w:rPr>
          <w:i/>
          <w:iCs/>
        </w:rPr>
        <w:t xml:space="preserve">Mahādēviyakkana Ragaḷe </w:t>
      </w:r>
      <w:r w:rsidRPr="00F4284E">
        <w:t xml:space="preserve">v. 3.197; and thrice in </w:t>
      </w:r>
      <w:r w:rsidRPr="00F4284E">
        <w:rPr>
          <w:i/>
          <w:iCs/>
        </w:rPr>
        <w:t>Basavēśvara</w:t>
      </w:r>
      <w:r w:rsidR="0012336D">
        <w:rPr>
          <w:i/>
          <w:iCs/>
        </w:rPr>
        <w:t xml:space="preserve"> D</w:t>
      </w:r>
      <w:r w:rsidRPr="00F4284E">
        <w:rPr>
          <w:i/>
          <w:iCs/>
        </w:rPr>
        <w:t xml:space="preserve">ēvara Ragaḷe </w:t>
      </w:r>
      <w:r w:rsidRPr="00F4284E">
        <w:t xml:space="preserve">ch. 6 (prose pages 50–51). In the first occurrence of these five, Bommatande instructs his son on devotional conduct that includes performing rituals, protecting the Śiva settlement, and heeding the </w:t>
      </w:r>
      <w:r w:rsidRPr="00F4284E">
        <w:rPr>
          <w:i/>
          <w:iCs/>
        </w:rPr>
        <w:t>vacana</w:t>
      </w:r>
      <w:r w:rsidRPr="00F4284E">
        <w:t xml:space="preserve">s of Śiva devotees (without further detail). In the second occurrence, Akka Mahādēvi quotes the truthful </w:t>
      </w:r>
      <w:r w:rsidRPr="00F4284E">
        <w:rPr>
          <w:i/>
          <w:iCs/>
        </w:rPr>
        <w:t>vacana</w:t>
      </w:r>
      <w:r w:rsidRPr="00F4284E">
        <w:t xml:space="preserve">s of the elders to always take care of other devotees. The latter three occurrences appear with regard to Basava’s words addressed to King Bijjaḷa and to devotees, but these words do not match any known </w:t>
      </w:r>
      <w:r w:rsidRPr="00F4284E">
        <w:rPr>
          <w:i/>
          <w:iCs/>
        </w:rPr>
        <w:t>vacana</w:t>
      </w:r>
      <w:r w:rsidRPr="00F4284E">
        <w:t xml:space="preserve"> and lack a signature line at the end. In addition, two manuscripts of the </w:t>
      </w:r>
      <w:r w:rsidRPr="00F4284E">
        <w:rPr>
          <w:i/>
          <w:iCs/>
        </w:rPr>
        <w:t xml:space="preserve">Mahādēviyakkana Ragaḷe </w:t>
      </w:r>
      <w:r w:rsidRPr="00F4284E">
        <w:t>have the expression “words of the saintly devotees” (</w:t>
      </w:r>
      <w:r w:rsidRPr="00F4284E">
        <w:rPr>
          <w:i/>
          <w:iCs/>
        </w:rPr>
        <w:t>śaraṇavacana</w:t>
      </w:r>
      <w:r w:rsidRPr="00F4284E">
        <w:t>) in v. 5.133, while the other manuscripts have “[words from the] mouths of the saintly devotees” (</w:t>
      </w:r>
      <w:r w:rsidRPr="00F4284E">
        <w:rPr>
          <w:i/>
          <w:iCs/>
        </w:rPr>
        <w:t>śaranavadana</w:t>
      </w:r>
      <w:r w:rsidRPr="00F4284E">
        <w:t>). The above list is based on searches in an uncritical digital version of the relevant Ragaḷe stories that was created with the help of Poorvi Acharya (June 2022).</w:t>
      </w:r>
      <w:r>
        <w:t xml:space="preserve"> </w:t>
      </w:r>
    </w:p>
  </w:footnote>
  <w:footnote w:id="28">
    <w:p w14:paraId="517B97F8" w14:textId="77777777" w:rsidR="009D07EC" w:rsidRDefault="009D07EC" w:rsidP="009D07EC">
      <w:pPr>
        <w:pStyle w:val="FootnoteText"/>
      </w:pPr>
      <w:r>
        <w:rPr>
          <w:rStyle w:val="FootnoteCharacters"/>
        </w:rPr>
        <w:footnoteRef/>
      </w:r>
      <w:r>
        <w:t xml:space="preserve"> See also </w:t>
      </w:r>
      <w:r>
        <w:fldChar w:fldCharType="begin"/>
      </w:r>
      <w:r>
        <w:instrText>ADDIN EN.CITE &lt;EndNote&gt;&lt;Cite AuthorYear="1"&gt;&lt;Author&gt;Devadevan&lt;/Author&gt;&lt;Year&gt;2016&lt;/Year&gt;&lt;RecNum&gt;1545&lt;/RecNum&gt;&lt;Pages&gt;14n50&lt;/Pages&gt;&lt;DisplayText&gt;Devadevan (2016, 14n50)&lt;/DisplayText&gt;&lt;record&gt;&lt;rec-number&gt;1545&lt;/rec-number&gt;&lt;foreign-keys&gt;&lt;key app="EN" db-id="tzxepwdvaze0eoezdvj599exxez9drerd2vv" timestamp="1478551656"&gt;1545&lt;/key&gt;&lt;/foreign-keys&gt;&lt;ref-type name="Book"&gt;6&lt;/ref-type&gt;&lt;contributors&gt;&lt;authors&gt;&lt;author&gt;Devadevan, Manu V.&lt;/author&gt;&lt;/authors&gt;&lt;/contributors&gt;&lt;titles&gt;&lt;title&gt;A Prehistory of Hinduism&lt;/title&gt;&lt;/titles&gt;&lt;dates&gt;&lt;year&gt;2016&lt;/year&gt;&lt;/dates&gt;&lt;pub-location&gt;Warsaw, Berlin&lt;/pub-location&gt;&lt;publisher&gt;De Gruyter&lt;/publisher&gt;&lt;urls&gt;&lt;/urls&gt;&lt;/record&gt;&lt;/Cite&gt;&lt;/EndNote&gt;</w:instrText>
      </w:r>
      <w:r>
        <w:fldChar w:fldCharType="separate"/>
      </w:r>
      <w:r>
        <w:t>Devadevan (2016, 14n50)</w:t>
      </w:r>
      <w:r>
        <w:fldChar w:fldCharType="end"/>
      </w:r>
      <w:r>
        <w:t>.</w:t>
      </w:r>
    </w:p>
  </w:footnote>
  <w:footnote w:id="29">
    <w:p w14:paraId="0D81EADA" w14:textId="77777777" w:rsidR="009D07EC" w:rsidRDefault="009D07EC" w:rsidP="009D07EC">
      <w:pPr>
        <w:pStyle w:val="FootnoteText"/>
      </w:pPr>
      <w:r>
        <w:rPr>
          <w:rStyle w:val="FootnoteReference"/>
        </w:rPr>
        <w:footnoteRef/>
      </w:r>
      <w:r>
        <w:t xml:space="preserve"> </w:t>
      </w:r>
      <w:r w:rsidRPr="00AF3A54">
        <w:t xml:space="preserve">Cidānandamūrti </w:t>
      </w:r>
      <w:r>
        <w:t>(</w:t>
      </w:r>
      <w:r w:rsidRPr="00AF3A54">
        <w:t>1966</w:t>
      </w:r>
      <w:r>
        <w:t>).</w:t>
      </w:r>
    </w:p>
  </w:footnote>
  <w:footnote w:id="30">
    <w:p w14:paraId="4C1B53EF" w14:textId="7B070B7C" w:rsidR="009D07EC" w:rsidRDefault="009D07EC" w:rsidP="009D07EC">
      <w:pPr>
        <w:pStyle w:val="FootnoteText"/>
      </w:pPr>
      <w:r>
        <w:rPr>
          <w:rStyle w:val="FootnoteCharacters"/>
        </w:rPr>
        <w:footnoteRef/>
      </w:r>
      <w:r>
        <w:t xml:space="preserve"> </w:t>
      </w:r>
      <w:r>
        <w:rPr>
          <w:i/>
          <w:iCs/>
        </w:rPr>
        <w:t>Kēśirājadaṇṇāyakara Ragaḷe</w:t>
      </w:r>
      <w:r>
        <w:t xml:space="preserve"> 1.23–30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184)</w:t>
      </w:r>
      <w:r>
        <w:fldChar w:fldCharType="end"/>
      </w:r>
      <w:r>
        <w:t xml:space="preserve">: </w:t>
      </w:r>
      <w:r>
        <w:rPr>
          <w:i/>
          <w:iCs/>
        </w:rPr>
        <w:t>niccal e</w:t>
      </w:r>
      <w:r>
        <w:rPr>
          <w:i/>
          <w:iCs/>
        </w:rPr>
        <w:t>ṇ</w:t>
      </w:r>
      <w:r>
        <w:rPr>
          <w:i/>
          <w:iCs/>
        </w:rPr>
        <w:t>ṭu</w:t>
      </w:r>
      <w:r>
        <w:rPr>
          <w:i/>
          <w:iCs/>
        </w:rPr>
        <w:t>ṁ</w:t>
      </w:r>
      <w:r>
        <w:rPr>
          <w:i/>
          <w:iCs/>
        </w:rPr>
        <w:t xml:space="preserve"> padyama</w:t>
      </w:r>
      <w:r>
        <w:rPr>
          <w:i/>
          <w:iCs/>
        </w:rPr>
        <w:t>ṁ</w:t>
      </w:r>
      <w:r>
        <w:rPr>
          <w:i/>
          <w:iCs/>
        </w:rPr>
        <w:t xml:space="preserve"> sō</w:t>
      </w:r>
      <w:r>
        <w:rPr>
          <w:i/>
          <w:iCs/>
        </w:rPr>
        <w:t>man</w:t>
      </w:r>
      <w:r>
        <w:rPr>
          <w:i/>
          <w:iCs/>
        </w:rPr>
        <w:t>ātha</w:t>
      </w:r>
      <w:r>
        <w:rPr>
          <w:i/>
          <w:iCs/>
        </w:rPr>
        <w:t>ṅ</w:t>
      </w:r>
      <w:r>
        <w:rPr>
          <w:i/>
          <w:iCs/>
        </w:rPr>
        <w:t>ge |</w:t>
      </w:r>
      <w:r w:rsidR="001B37DF">
        <w:rPr>
          <w:i/>
          <w:iCs/>
        </w:rPr>
        <w:t xml:space="preserve"> </w:t>
      </w:r>
      <w:r>
        <w:rPr>
          <w:i/>
          <w:iCs/>
        </w:rPr>
        <w:t>accari migalke pē</w:t>
      </w:r>
      <w:r>
        <w:rPr>
          <w:rFonts w:cs="Times Ext Roman"/>
          <w:i/>
          <w:iCs/>
        </w:rPr>
        <w:t>ḷva</w:t>
      </w:r>
      <w:r>
        <w:rPr>
          <w:rFonts w:cs="Times Ext Roman"/>
          <w:i/>
          <w:iCs/>
        </w:rPr>
        <w:t>ṁ</w:t>
      </w:r>
      <w:r>
        <w:rPr>
          <w:rFonts w:cs="Times Ext Roman"/>
          <w:i/>
          <w:iCs/>
        </w:rPr>
        <w:t xml:space="preserve"> śivānātha</w:t>
      </w:r>
      <w:r>
        <w:rPr>
          <w:rFonts w:cs="Times Ext Roman"/>
          <w:i/>
          <w:iCs/>
        </w:rPr>
        <w:t>ṅ</w:t>
      </w:r>
      <w:r>
        <w:rPr>
          <w:rFonts w:cs="Times Ext Roman"/>
          <w:i/>
          <w:iCs/>
        </w:rPr>
        <w:t>ge | pa</w:t>
      </w:r>
      <w:r>
        <w:rPr>
          <w:rFonts w:cs="Times Ext Roman"/>
          <w:i/>
          <w:iCs/>
        </w:rPr>
        <w:t>ñ</w:t>
      </w:r>
      <w:r>
        <w:rPr>
          <w:rFonts w:cs="Times Ext Roman"/>
          <w:i/>
          <w:iCs/>
        </w:rPr>
        <w:t>cākṣar</w:t>
      </w:r>
      <w:r>
        <w:rPr>
          <w:rFonts w:cs="Times Ext Roman"/>
          <w:i/>
          <w:iCs/>
        </w:rPr>
        <w:t>ā</w:t>
      </w:r>
      <w:r>
        <w:rPr>
          <w:rFonts w:cs="Times Ext Roman"/>
          <w:i/>
          <w:iCs/>
        </w:rPr>
        <w:t>nuba</w:t>
      </w:r>
      <w:r>
        <w:rPr>
          <w:rFonts w:cs="Times Ext Roman"/>
          <w:i/>
          <w:iCs/>
        </w:rPr>
        <w:t>ndhaṁ</w:t>
      </w:r>
      <w:r>
        <w:rPr>
          <w:rFonts w:cs="Times Ext Roman"/>
          <w:i/>
          <w:iCs/>
        </w:rPr>
        <w:t xml:space="preserve"> cha</w:t>
      </w:r>
      <w:r>
        <w:rPr>
          <w:rFonts w:cs="Times Ext Roman"/>
          <w:i/>
          <w:iCs/>
        </w:rPr>
        <w:t>n</w:t>
      </w:r>
      <w:r>
        <w:rPr>
          <w:rFonts w:cs="Times Ext Roman"/>
          <w:i/>
          <w:iCs/>
        </w:rPr>
        <w:t>da</w:t>
      </w:r>
      <w:r>
        <w:rPr>
          <w:rFonts w:cs="Times Ext Roman"/>
          <w:i/>
          <w:iCs/>
        </w:rPr>
        <w:t>v</w:t>
      </w:r>
      <w:r>
        <w:rPr>
          <w:rFonts w:cs="Times Ext Roman"/>
          <w:i/>
          <w:iCs/>
        </w:rPr>
        <w:t>’ anuv’ āge | pa</w:t>
      </w:r>
      <w:r>
        <w:rPr>
          <w:rFonts w:cs="Times Ext Roman"/>
          <w:i/>
          <w:iCs/>
        </w:rPr>
        <w:t>ñ</w:t>
      </w:r>
      <w:r>
        <w:rPr>
          <w:rFonts w:cs="Times Ext Roman"/>
          <w:i/>
          <w:iCs/>
        </w:rPr>
        <w:t>camukhanāmad’ abhidhāna buddhiy’ ad’ āge | śiv</w:t>
      </w:r>
      <w:r>
        <w:rPr>
          <w:rFonts w:cs="Times Ext Roman"/>
          <w:i/>
          <w:iCs/>
        </w:rPr>
        <w:t>a</w:t>
      </w:r>
      <w:r>
        <w:rPr>
          <w:rFonts w:cs="Times Ext Roman"/>
          <w:i/>
          <w:iCs/>
        </w:rPr>
        <w:t>vākya śabdauddhi vyākaraṇam āge | śivabhakt</w:t>
      </w:r>
      <w:r>
        <w:rPr>
          <w:rFonts w:cs="Times Ext Roman"/>
          <w:i/>
          <w:iCs/>
        </w:rPr>
        <w:t xml:space="preserve">i </w:t>
      </w:r>
      <w:r>
        <w:rPr>
          <w:rFonts w:cs="Times Ext Roman"/>
          <w:i/>
          <w:iCs/>
        </w:rPr>
        <w:t>v</w:t>
      </w:r>
      <w:r>
        <w:rPr>
          <w:rFonts w:cs="Times Ext Roman"/>
          <w:i/>
          <w:iCs/>
        </w:rPr>
        <w:t>r̥</w:t>
      </w:r>
      <w:r>
        <w:rPr>
          <w:rFonts w:cs="Times Ext Roman"/>
          <w:i/>
          <w:iCs/>
        </w:rPr>
        <w:t>ttakk’ ala</w:t>
      </w:r>
      <w:r>
        <w:rPr>
          <w:rFonts w:cs="Times Ext Roman"/>
          <w:i/>
          <w:iCs/>
        </w:rPr>
        <w:t>ṅ</w:t>
      </w:r>
      <w:r>
        <w:rPr>
          <w:rFonts w:cs="Times Ext Roman"/>
          <w:i/>
          <w:iCs/>
        </w:rPr>
        <w:t>kārad’ a</w:t>
      </w:r>
      <w:r>
        <w:rPr>
          <w:rFonts w:cs="Times Ext Roman"/>
          <w:i/>
          <w:iCs/>
        </w:rPr>
        <w:t>n</w:t>
      </w:r>
      <w:r>
        <w:rPr>
          <w:rFonts w:cs="Times Ext Roman"/>
          <w:i/>
          <w:iCs/>
        </w:rPr>
        <w:t>t’ āge | padya</w:t>
      </w:r>
      <w:r>
        <w:rPr>
          <w:rFonts w:cs="Times Ext Roman"/>
          <w:i/>
          <w:iCs/>
        </w:rPr>
        <w:t>ṅ</w:t>
      </w:r>
      <w:r>
        <w:rPr>
          <w:rFonts w:cs="Times Ext Roman"/>
          <w:i/>
          <w:iCs/>
        </w:rPr>
        <w:t>gaḷa</w:t>
      </w:r>
      <w:r>
        <w:rPr>
          <w:rFonts w:cs="Times Ext Roman"/>
          <w:i/>
          <w:iCs/>
        </w:rPr>
        <w:t>ṁ</w:t>
      </w:r>
      <w:r>
        <w:rPr>
          <w:rFonts w:cs="Times Ext Roman"/>
          <w:i/>
          <w:iCs/>
        </w:rPr>
        <w:t xml:space="preserve"> śiva</w:t>
      </w:r>
      <w:r>
        <w:rPr>
          <w:rFonts w:cs="Times Ext Roman"/>
          <w:i/>
          <w:iCs/>
        </w:rPr>
        <w:t>ṅ</w:t>
      </w:r>
      <w:r>
        <w:rPr>
          <w:rFonts w:cs="Times Ext Roman"/>
          <w:i/>
          <w:iCs/>
        </w:rPr>
        <w:t>g’ anudina</w:t>
      </w:r>
      <w:r>
        <w:rPr>
          <w:rFonts w:cs="Times Ext Roman"/>
          <w:i/>
          <w:iCs/>
        </w:rPr>
        <w:t>ṁ</w:t>
      </w:r>
      <w:r>
        <w:rPr>
          <w:rFonts w:cs="Times Ext Roman"/>
          <w:i/>
          <w:iCs/>
        </w:rPr>
        <w:t xml:space="preserve"> pēḷuta</w:t>
      </w:r>
      <w:r>
        <w:rPr>
          <w:rFonts w:cs="Times Ext Roman"/>
          <w:i/>
          <w:iCs/>
        </w:rPr>
        <w:t>ṁ</w:t>
      </w:r>
      <w:r>
        <w:rPr>
          <w:rFonts w:cs="Times Ext Roman"/>
          <w:i/>
          <w:iCs/>
        </w:rPr>
        <w:t xml:space="preserve"> | cōdyav ene śa</w:t>
      </w:r>
      <w:r>
        <w:rPr>
          <w:rFonts w:cs="Times Ext Roman"/>
          <w:i/>
          <w:iCs/>
        </w:rPr>
        <w:t>ṅ</w:t>
      </w:r>
      <w:r>
        <w:rPr>
          <w:rFonts w:cs="Times Ext Roman"/>
          <w:i/>
          <w:iCs/>
        </w:rPr>
        <w:t>karastōtradoḷe bāḷuta</w:t>
      </w:r>
      <w:r>
        <w:rPr>
          <w:rFonts w:cs="Times Ext Roman"/>
          <w:i/>
          <w:iCs/>
        </w:rPr>
        <w:t>ṁ</w:t>
      </w:r>
      <w:r>
        <w:rPr>
          <w:rFonts w:cs="Times Ext Roman"/>
          <w:i/>
          <w:iCs/>
        </w:rPr>
        <w:t>.</w:t>
      </w:r>
    </w:p>
  </w:footnote>
  <w:footnote w:id="31">
    <w:p w14:paraId="4F6FCE24" w14:textId="77777777" w:rsidR="009D07EC" w:rsidRDefault="009D07EC" w:rsidP="009D07EC">
      <w:pPr>
        <w:pStyle w:val="FootnoteText"/>
      </w:pPr>
      <w:r>
        <w:rPr>
          <w:rStyle w:val="FootnoteCharacters"/>
        </w:rPr>
        <w:footnoteRef/>
      </w:r>
      <w:r>
        <w:t xml:space="preserve"> Compare Harihara’s description of poetic elements with Ramanujan’s discussion about the </w:t>
      </w:r>
      <w:r>
        <w:rPr>
          <w:i/>
          <w:iCs/>
        </w:rPr>
        <w:t>vacana</w:t>
      </w:r>
      <w:r>
        <w:t xml:space="preserve">s’ style in the introduction to his translations of </w:t>
      </w:r>
      <w:r>
        <w:rPr>
          <w:i/>
          <w:iCs/>
        </w:rPr>
        <w:t>vacana</w:t>
      </w:r>
      <w:r>
        <w:t xml:space="preserve">s </w:t>
      </w:r>
      <w:r>
        <w:fldChar w:fldCharType="begin"/>
      </w:r>
      <w:r>
        <w:instrText>ADDIN EN.CITE &lt;EndNote&gt;&lt;Cite ExcludeAuth="1"&gt;&lt;Author&gt;Ramanujan&lt;/Author&gt;&lt;Year&gt;1973&lt;/Year&gt;&lt;RecNum&gt;70&lt;/RecNum&gt;&lt;Pages&gt;37–47&lt;/Pages&gt;&lt;DisplayText&gt;(1973, 37–47)&lt;/DisplayText&gt;&lt;record&gt;&lt;rec-number&gt;70&lt;/rec-number&gt;&lt;foreign-keys&gt;&lt;key app="EN" db-id="tzxepwdvaze0eoezdvj599exxez9drerd2vv" timestamp="0"&gt;70&lt;/key&gt;&lt;/foreign-keys&gt;&lt;ref-type name="Book"&gt;6&lt;/ref-type&gt;&lt;contributors&gt;&lt;authors&gt;&lt;author&gt;Ramanujan, A. K.&lt;/author&gt;&lt;/authors&gt;&lt;/contributors&gt;&lt;titles&gt;&lt;title&gt;&lt;style face="normal" font="default" size="100%"&gt;Speaking of &lt;/style&gt;&lt;style face="normal" font="default" charset="238" size="100%"&gt;Ś&lt;/style&gt;&lt;style face="normal" font="default" size="100%"&gt;iva&lt;/style&gt;&lt;/title&gt;&lt;/titles&gt;&lt;pages&gt;199 p.&lt;/pages&gt;&lt;keywords&gt;&lt;keyword&gt;Kannada poetry Translations into English.&lt;/keyword&gt;&lt;keyword&gt;English poetry.&lt;/keyword&gt;&lt;keyword&gt;Virasaiva&lt;/keyword&gt;&lt;keyword&gt;Extremism&lt;/keyword&gt;&lt;/keywords&gt;&lt;dates&gt;&lt;year&gt;1973&lt;/year&gt;&lt;/dates&gt;&lt;pub-location&gt;Harmondsworth&lt;/pub-location&gt;&lt;publisher&gt;Penguin&lt;/publisher&gt;&lt;isbn&gt;0140442707&lt;/isbn&gt;&lt;call-num&gt;GENERAL STACKS PL4663 .E3 R32&amp;#xD;GENERAL STACKS PL4663 .E3 R32&amp;#xD;GENERAL WITHDRAWN PL4663 .E3 R32&amp;#xD;GENERAL STACKS PL4663 .E3 R32&amp;#xD;GENERAL SPECIALCOL PL4663 .E3 R32 1973 HUGHES&lt;/call-num&gt;&lt;urls&gt;&lt;/urls&gt;&lt;research-notes&gt;Moderator=Gil&amp;#xD;StartDate=10&amp;#xD;EndDate=12&amp;#xD;Language=Kannada&amp;#xD;Region=Karnataka &amp;#xD;Tradition=Virasaiva&amp;#xD;Approach=Text|Literary criticism&amp;#xD;Flag=&lt;/research-notes&gt;&lt;/record&gt;&lt;/Cite&gt;&lt;/EndNote&gt;</w:instrText>
      </w:r>
      <w:r>
        <w:fldChar w:fldCharType="separate"/>
      </w:r>
      <w:r>
        <w:t>(1973, 37–47)</w:t>
      </w:r>
      <w:r>
        <w:fldChar w:fldCharType="end"/>
      </w:r>
      <w:r>
        <w:t xml:space="preserve">. A famous </w:t>
      </w:r>
      <w:r>
        <w:rPr>
          <w:i/>
          <w:iCs/>
        </w:rPr>
        <w:t xml:space="preserve">vacana </w:t>
      </w:r>
      <w:r>
        <w:t>by Basava, which emphatically presents itself as nonpoetic, begins with the following line: “I don't know anything like timebeats and metre” (ibid.).</w:t>
      </w:r>
    </w:p>
  </w:footnote>
  <w:footnote w:id="32">
    <w:p w14:paraId="0F441E83" w14:textId="77777777" w:rsidR="009D07EC" w:rsidRDefault="009D07EC" w:rsidP="009D07EC">
      <w:pPr>
        <w:pStyle w:val="FootnoteText"/>
      </w:pPr>
      <w:r>
        <w:rPr>
          <w:rStyle w:val="FootnoteCharacters"/>
        </w:rPr>
        <w:footnoteRef/>
      </w:r>
      <w:r>
        <w:t xml:space="preserve"> The </w:t>
      </w:r>
      <w:r>
        <w:rPr>
          <w:i/>
          <w:iCs/>
        </w:rPr>
        <w:t>Treatise of the Six-Syllable Mantra</w:t>
      </w:r>
      <w:r>
        <w:t xml:space="preserve"> is composed in the </w:t>
      </w:r>
      <w:r>
        <w:rPr>
          <w:i/>
          <w:iCs/>
        </w:rPr>
        <w:t xml:space="preserve">kanda </w:t>
      </w:r>
      <w:r>
        <w:t xml:space="preserve">meter, traditionally used for discursive texts. For more details about this text, see </w:t>
      </w:r>
      <w:r>
        <w:fldChar w:fldCharType="begin"/>
      </w:r>
      <w:r>
        <w:instrText>ADDIN EN.CITE &lt;EndNote&gt;&lt;Cite AuthorYear="1"&gt;&lt;Author&gt;Ben-Herut&lt;/Author&gt;&lt;Year&gt;2018&lt;/Year&gt;&lt;RecNum&gt;1582&lt;/RecNum&gt;&lt;Pages&gt;166n28&lt;/Pages&gt;&lt;DisplayText&gt;Ben-Herut (2018, 166n28)&lt;/DisplayText&gt;&lt;record&gt;&lt;rec-number&gt;1582&lt;/rec-number&gt;&lt;foreign-keys&gt;&lt;key app="EN" db-id="tzxepwdvaze0eoezdvj599exxez9drerd2vv" timestamp="1484338409"&gt;1582&lt;/key&gt;&lt;/foreign-keys&gt;&lt;ref-type name="Book"&gt;6&lt;/ref-type&gt;&lt;contributors&gt;&lt;authors&gt;&lt;author&gt;Ben-Herut, Gil&lt;/author&gt;&lt;/authors&gt;&lt;/contributors&gt;&lt;titles&gt;&lt;title&gt;&lt;style face="normal" font="default" charset="238" size="100%"&gt;Śiva&lt;/style&gt;&lt;style face="normal" font="default" size="100%"&gt;&amp;apos;s Saints: The Origins of Devotion in Kannada according to Harihara’s &lt;/style&gt;&lt;style face="italic" font="default" size="100%"&gt;Ragaḷegaḷu&lt;/style&gt;&lt;/title&gt;&lt;/titles&gt;&lt;dates&gt;&lt;year&gt;2018&lt;/year&gt;&lt;/dates&gt;&lt;pub-location&gt;New York&lt;/pub-location&gt;&lt;publisher&gt;Oxford University Press&lt;/publisher&gt;&lt;urls&gt;&lt;/urls&gt;&lt;research-notes&gt;Curators = Gil Ben-Herut&amp;#xD;Languages = Kannada&amp;#xD;Regions = Karnataka&amp;#xD;Traditions = Virashaiva Lingayat&amp;#xD;Deities = Shaiva&amp;#xD;Sources = Published Texts&amp;#xD;Approaches = Historiography | Textual Criticism | Translation&amp;#xD;Topics = Class | Court | Ethics | Festival&amp;#xD;Periods = 13&lt;/research-notes&gt;&lt;/record&gt;&lt;/Cite&gt;&lt;/EndNote&gt;</w:instrText>
      </w:r>
      <w:r>
        <w:fldChar w:fldCharType="separate"/>
      </w:r>
      <w:r>
        <w:t>Ben-Herut (2018, 166n28)</w:t>
      </w:r>
      <w:r>
        <w:fldChar w:fldCharType="end"/>
      </w:r>
      <w:r>
        <w:t xml:space="preserve"> and further references there.</w:t>
      </w:r>
    </w:p>
  </w:footnote>
  <w:footnote w:id="33">
    <w:p w14:paraId="43533C7D" w14:textId="32C20F84" w:rsidR="009D07EC" w:rsidRDefault="009D07EC" w:rsidP="009D07EC">
      <w:pPr>
        <w:pStyle w:val="FootnoteText"/>
        <w:rPr>
          <w:i/>
          <w:iCs/>
        </w:rPr>
      </w:pPr>
      <w:r>
        <w:rPr>
          <w:rStyle w:val="FootnoteCharacters"/>
        </w:rPr>
        <w:footnoteRef/>
      </w:r>
      <w:r>
        <w:t xml:space="preserve"> </w:t>
      </w:r>
      <w:r>
        <w:rPr>
          <w:i/>
          <w:iCs/>
        </w:rPr>
        <w:t>Kēśirājadaṇṇāyakara Ragaḷe</w:t>
      </w:r>
      <w:r>
        <w:t xml:space="preserve"> 1.81–85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186)</w:t>
      </w:r>
      <w:r>
        <w:fldChar w:fldCharType="end"/>
      </w:r>
      <w:r>
        <w:t xml:space="preserve">: </w:t>
      </w:r>
      <w:r>
        <w:rPr>
          <w:i/>
          <w:iCs/>
        </w:rPr>
        <w:t>kuḍigo</w:t>
      </w:r>
      <w:r>
        <w:rPr>
          <w:i/>
          <w:iCs/>
        </w:rPr>
        <w:t>ṇ</w:t>
      </w:r>
      <w:r>
        <w:rPr>
          <w:i/>
          <w:iCs/>
        </w:rPr>
        <w:t>ḍu korbut</w:t>
      </w:r>
      <w:r>
        <w:rPr>
          <w:i/>
          <w:iCs/>
        </w:rPr>
        <w:t xml:space="preserve">’ </w:t>
      </w:r>
      <w:r>
        <w:rPr>
          <w:i/>
          <w:iCs/>
        </w:rPr>
        <w:t>iral iral o</w:t>
      </w:r>
      <w:r>
        <w:rPr>
          <w:i/>
          <w:iCs/>
        </w:rPr>
        <w:t>n</w:t>
      </w:r>
      <w:r>
        <w:rPr>
          <w:i/>
          <w:iCs/>
        </w:rPr>
        <w:t>du devasadoḷu | eḍego</w:t>
      </w:r>
      <w:r>
        <w:rPr>
          <w:i/>
          <w:iCs/>
        </w:rPr>
        <w:t>ṇ</w:t>
      </w:r>
      <w:r>
        <w:rPr>
          <w:i/>
          <w:iCs/>
        </w:rPr>
        <w:t>ḍu śivagōṣṭhiv urbut’ ire ca</w:t>
      </w:r>
      <w:r>
        <w:rPr>
          <w:i/>
          <w:iCs/>
        </w:rPr>
        <w:t>n</w:t>
      </w:r>
      <w:r>
        <w:rPr>
          <w:i/>
          <w:iCs/>
        </w:rPr>
        <w:t>dadoḷu | hāḍuva purātanara gītadoḷ karaguta</w:t>
      </w:r>
      <w:r>
        <w:rPr>
          <w:i/>
          <w:iCs/>
        </w:rPr>
        <w:t>ṁ</w:t>
      </w:r>
      <w:r>
        <w:rPr>
          <w:i/>
          <w:iCs/>
        </w:rPr>
        <w:t xml:space="preserve"> | kūḍe ja</w:t>
      </w:r>
      <w:r w:rsidR="009C533C">
        <w:rPr>
          <w:i/>
          <w:iCs/>
        </w:rPr>
        <w:t>ṅ</w:t>
      </w:r>
      <w:r>
        <w:rPr>
          <w:i/>
          <w:iCs/>
        </w:rPr>
        <w:t>gamada caraṇakk’ e</w:t>
      </w:r>
      <w:r>
        <w:rPr>
          <w:rFonts w:cs="Times Ext Roman"/>
          <w:i/>
          <w:iCs/>
        </w:rPr>
        <w:t>ṟ</w:t>
      </w:r>
      <w:r>
        <w:rPr>
          <w:i/>
          <w:iCs/>
        </w:rPr>
        <w:t>agi ne</w:t>
      </w:r>
      <w:r>
        <w:rPr>
          <w:rFonts w:cs="Times Ext Roman"/>
          <w:i/>
          <w:iCs/>
        </w:rPr>
        <w:t>ṟ</w:t>
      </w:r>
      <w:r>
        <w:rPr>
          <w:i/>
          <w:iCs/>
        </w:rPr>
        <w:t>evuta</w:t>
      </w:r>
      <w:r>
        <w:rPr>
          <w:i/>
          <w:iCs/>
        </w:rPr>
        <w:t>ṁ</w:t>
      </w:r>
      <w:r>
        <w:rPr>
          <w:i/>
          <w:iCs/>
        </w:rPr>
        <w:t xml:space="preserve"> | śivana padyavan ōdi mige bīgi birivuta</w:t>
      </w:r>
      <w:r>
        <w:rPr>
          <w:i/>
          <w:iCs/>
        </w:rPr>
        <w:t>ṁ</w:t>
      </w:r>
      <w:r>
        <w:rPr>
          <w:i/>
          <w:iCs/>
        </w:rPr>
        <w:t xml:space="preserve">. </w:t>
      </w:r>
    </w:p>
  </w:footnote>
  <w:footnote w:id="34">
    <w:p w14:paraId="6B446A63"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AuthorYear="1"&gt;&lt;Author&gt;Ben-Herut&lt;/Author&gt;&lt;Year&gt;2018&lt;/Year&gt;&lt;RecNum&gt;1582&lt;/RecNum&gt;&lt;Pages&gt;70–71&lt;/Pages&gt;&lt;DisplayText&gt;Ben-Herut (2018, 70–71)&lt;/DisplayText&gt;&lt;record&gt;&lt;rec-number&gt;1582&lt;/rec-number&gt;&lt;foreign-keys&gt;&lt;key app="EN" db-id="tzxepwdvaze0eoezdvj599exxez9drerd2vv" timestamp="1484338409"&gt;1582&lt;/key&gt;&lt;/foreign-keys&gt;&lt;ref-type name="Book"&gt;6&lt;/ref-type&gt;&lt;contributors&gt;&lt;authors&gt;&lt;author&gt;Ben-Herut, Gil&lt;/author&gt;&lt;/authors&gt;&lt;/contributors&gt;&lt;titles&gt;&lt;title&gt;&lt;style face="normal" font="default" charset="238" size="100%"&gt;Śiva&lt;/style&gt;&lt;style face="normal" font="default" size="100%"&gt;&amp;apos;s Saints: The Origins of Devotion in Kannada according to Harihara’s &lt;/style&gt;&lt;style face="italic" font="default" size="100%"&gt;Ragaḷegaḷu&lt;/style&gt;&lt;/title&gt;&lt;/titles&gt;&lt;dates&gt;&lt;year&gt;2018&lt;/year&gt;&lt;/dates&gt;&lt;pub-location&gt;New York&lt;/pub-location&gt;&lt;publisher&gt;Oxford University Press&lt;/publisher&gt;&lt;urls&gt;&lt;/urls&gt;&lt;research-notes&gt;Curators = Gil Ben-Herut&amp;#xD;Languages = Kannada&amp;#xD;Regions = Karnataka&amp;#xD;Traditions = Virashaiva Lingayat&amp;#xD;Deities = Shaiva&amp;#xD;Sources = Published Texts&amp;#xD;Approaches = Historiography | Textual Criticism | Translation&amp;#xD;Topics = Class | Court | Ethics | Festival&amp;#xD;Periods = 13&lt;/research-notes&gt;&lt;/record&gt;&lt;/Cite&gt;&lt;/EndNote&gt;</w:instrText>
      </w:r>
      <w:r>
        <w:fldChar w:fldCharType="separate"/>
      </w:r>
      <w:r>
        <w:t>Ben-Herut (2018, 70–71)</w:t>
      </w:r>
      <w:r>
        <w:fldChar w:fldCharType="end"/>
      </w:r>
      <w:r>
        <w:t>.</w:t>
      </w:r>
    </w:p>
  </w:footnote>
  <w:footnote w:id="35">
    <w:p w14:paraId="3AB25625" w14:textId="77777777" w:rsidR="009D07EC" w:rsidRDefault="009D07EC" w:rsidP="009D07EC">
      <w:pPr>
        <w:pStyle w:val="FootnoteText"/>
      </w:pPr>
      <w:r>
        <w:rPr>
          <w:rStyle w:val="FootnoteCharacters"/>
        </w:rPr>
        <w:footnoteRef/>
      </w:r>
      <w:r>
        <w:t xml:space="preserve"> Those considered today as the most authoritative biographies of Allama are the fourth version of the </w:t>
      </w:r>
      <w:r>
        <w:rPr>
          <w:i/>
          <w:iCs/>
        </w:rPr>
        <w:t xml:space="preserve">Śūnyasampādane </w:t>
      </w:r>
      <w:r>
        <w:t xml:space="preserve">and the </w:t>
      </w:r>
      <w:r>
        <w:rPr>
          <w:i/>
          <w:iCs/>
        </w:rPr>
        <w:t>Prabhuliṅgalīle</w:t>
      </w:r>
      <w:r>
        <w:t>.</w:t>
      </w:r>
    </w:p>
  </w:footnote>
  <w:footnote w:id="36">
    <w:p w14:paraId="669F9EC8" w14:textId="67973063" w:rsidR="009D07EC" w:rsidRDefault="009D07EC" w:rsidP="009D07EC">
      <w:pPr>
        <w:pStyle w:val="FootnoteText"/>
      </w:pPr>
      <w:r>
        <w:rPr>
          <w:rStyle w:val="FootnoteCharacters"/>
        </w:rPr>
        <w:footnoteRef/>
      </w:r>
      <w:r>
        <w:t xml:space="preserve"> </w:t>
      </w:r>
      <w:r>
        <w:rPr>
          <w:i/>
          <w:iCs/>
        </w:rPr>
        <w:t>Prabhudēvara Ragaḷe</w:t>
      </w:r>
      <w:r>
        <w:t xml:space="preserve"> 266–74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13)</w:t>
      </w:r>
      <w:r>
        <w:fldChar w:fldCharType="end"/>
      </w:r>
      <w:r>
        <w:t xml:space="preserve">: </w:t>
      </w:r>
      <w:r>
        <w:rPr>
          <w:i/>
          <w:iCs/>
        </w:rPr>
        <w:t>mige mōkṣalakṣmiy oḍagūḍirda bhōgiya</w:t>
      </w:r>
      <w:r>
        <w:rPr>
          <w:i/>
          <w:iCs/>
        </w:rPr>
        <w:t>ṁ</w:t>
      </w:r>
      <w:r>
        <w:rPr>
          <w:i/>
          <w:iCs/>
        </w:rPr>
        <w:t xml:space="preserve"> | dēva nirmaḷa nitya nirupama mahāyōgi | dēva nirmaḷa nijāna</w:t>
      </w:r>
      <w:r>
        <w:rPr>
          <w:i/>
          <w:iCs/>
        </w:rPr>
        <w:t>n</w:t>
      </w:r>
      <w:r>
        <w:rPr>
          <w:i/>
          <w:iCs/>
        </w:rPr>
        <w:t>dakara śivayōgi | śivanan occatav’ āgi kaiko</w:t>
      </w:r>
      <w:r>
        <w:rPr>
          <w:i/>
          <w:iCs/>
        </w:rPr>
        <w:t>ṇ</w:t>
      </w:r>
      <w:r>
        <w:rPr>
          <w:i/>
          <w:iCs/>
        </w:rPr>
        <w:t>ḍa d</w:t>
      </w:r>
      <w:r>
        <w:rPr>
          <w:i/>
          <w:iCs/>
        </w:rPr>
        <w:t>r̥</w:t>
      </w:r>
      <w:r>
        <w:rPr>
          <w:i/>
          <w:iCs/>
        </w:rPr>
        <w:t>ḍhayōgi | bhavana mūrtige sōltu kaṇṇiṭṭ’ acalayōgi | nōṭadoḷu li</w:t>
      </w:r>
      <w:r>
        <w:rPr>
          <w:i/>
          <w:iCs/>
        </w:rPr>
        <w:t>ṅ</w:t>
      </w:r>
      <w:r>
        <w:rPr>
          <w:i/>
          <w:iCs/>
        </w:rPr>
        <w:t>gava</w:t>
      </w:r>
      <w:r>
        <w:rPr>
          <w:i/>
          <w:iCs/>
        </w:rPr>
        <w:t>ṁ</w:t>
      </w:r>
      <w:r>
        <w:rPr>
          <w:i/>
          <w:iCs/>
        </w:rPr>
        <w:t xml:space="preserve"> se</w:t>
      </w:r>
      <w:r>
        <w:rPr>
          <w:rFonts w:cs="Times Ext Roman"/>
          <w:i/>
          <w:iCs/>
        </w:rPr>
        <w:t>ṟ</w:t>
      </w:r>
      <w:r>
        <w:rPr>
          <w:i/>
          <w:iCs/>
        </w:rPr>
        <w:t>egeyda śivayōgi | kūṭadoḷu kaṇṇe tanuv’ āda beḷagina yōgi | madanana</w:t>
      </w:r>
      <w:r>
        <w:rPr>
          <w:i/>
          <w:iCs/>
        </w:rPr>
        <w:t>ṁ</w:t>
      </w:r>
      <w:r>
        <w:rPr>
          <w:i/>
          <w:iCs/>
        </w:rPr>
        <w:t xml:space="preserve"> mardisiye sa</w:t>
      </w:r>
      <w:r>
        <w:rPr>
          <w:i/>
          <w:iCs/>
        </w:rPr>
        <w:t>n</w:t>
      </w:r>
      <w:r>
        <w:rPr>
          <w:i/>
          <w:iCs/>
        </w:rPr>
        <w:t>dird’ abhavayōgi | h</w:t>
      </w:r>
      <w:r>
        <w:rPr>
          <w:i/>
          <w:iCs/>
        </w:rPr>
        <w:t>r̥</w:t>
      </w:r>
      <w:r>
        <w:rPr>
          <w:i/>
          <w:iCs/>
        </w:rPr>
        <w:t>dayadoḷu bhaktiya</w:t>
      </w:r>
      <w:r>
        <w:rPr>
          <w:i/>
          <w:iCs/>
        </w:rPr>
        <w:t>ṁ</w:t>
      </w:r>
      <w:r>
        <w:rPr>
          <w:i/>
          <w:iCs/>
        </w:rPr>
        <w:t xml:space="preserve"> taḷedirda śivayōgi</w:t>
      </w:r>
      <w:r>
        <w:t>.</w:t>
      </w:r>
    </w:p>
  </w:footnote>
  <w:footnote w:id="37">
    <w:p w14:paraId="149B5A97" w14:textId="77777777" w:rsidR="009D07EC" w:rsidRDefault="009D07EC" w:rsidP="009D07EC">
      <w:pPr>
        <w:pStyle w:val="FootnoteText"/>
      </w:pPr>
      <w:r>
        <w:rPr>
          <w:rStyle w:val="FootnoteCharacters"/>
        </w:rPr>
        <w:footnoteRef/>
      </w:r>
      <w:r>
        <w:t xml:space="preserve"> See, for example, </w:t>
      </w:r>
      <w:r>
        <w:rPr>
          <w:i/>
          <w:iCs/>
        </w:rPr>
        <w:t xml:space="preserve">Prabhudēvara Ragaḷe </w:t>
      </w:r>
      <w:r>
        <w:t xml:space="preserve">389–90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18)</w:t>
      </w:r>
      <w:r>
        <w:fldChar w:fldCharType="end"/>
      </w:r>
      <w:r>
        <w:t>.</w:t>
      </w:r>
    </w:p>
  </w:footnote>
  <w:footnote w:id="38">
    <w:p w14:paraId="26EF16F8" w14:textId="77777777" w:rsidR="009D07EC" w:rsidRDefault="009D07EC" w:rsidP="009D07EC">
      <w:pPr>
        <w:pStyle w:val="FootnoteText"/>
      </w:pPr>
      <w:r>
        <w:rPr>
          <w:rStyle w:val="FootnoteCharacters"/>
        </w:rPr>
        <w:footnoteRef/>
      </w:r>
      <w:r>
        <w:t xml:space="preserve"> See </w:t>
      </w:r>
      <w:r>
        <w:rPr>
          <w:i/>
          <w:iCs/>
        </w:rPr>
        <w:t xml:space="preserve">Prabhudēvara Ragaḷe </w:t>
      </w:r>
      <w:r>
        <w:t xml:space="preserve">291–324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14–15)</w:t>
      </w:r>
      <w:r>
        <w:fldChar w:fldCharType="end"/>
      </w:r>
      <w:r>
        <w:t>.</w:t>
      </w:r>
    </w:p>
  </w:footnote>
  <w:footnote w:id="39">
    <w:p w14:paraId="3D50DFD7" w14:textId="77777777" w:rsidR="009D07EC" w:rsidRDefault="009D07EC" w:rsidP="009D07EC">
      <w:pPr>
        <w:pStyle w:val="FootnoteText"/>
      </w:pPr>
      <w:r>
        <w:rPr>
          <w:rStyle w:val="FootnoteCharacters"/>
        </w:rPr>
        <w:footnoteRef/>
      </w:r>
      <w:r>
        <w:t xml:space="preserve"> </w:t>
      </w:r>
      <w:r>
        <w:rPr>
          <w:i/>
          <w:iCs/>
        </w:rPr>
        <w:t xml:space="preserve">Prabhudēvara Ragaḷe </w:t>
      </w:r>
      <w:r>
        <w:t xml:space="preserve">373–78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17)</w:t>
      </w:r>
      <w:r>
        <w:fldChar w:fldCharType="end"/>
      </w:r>
      <w:r>
        <w:t>.</w:t>
      </w:r>
    </w:p>
  </w:footnote>
  <w:footnote w:id="40">
    <w:p w14:paraId="62A81A56" w14:textId="77777777" w:rsidR="009D07EC" w:rsidRDefault="009D07EC" w:rsidP="009D07EC">
      <w:pPr>
        <w:pStyle w:val="FootnoteText"/>
      </w:pPr>
      <w:r>
        <w:rPr>
          <w:rStyle w:val="FootnoteCharacters"/>
        </w:rPr>
        <w:footnoteRef/>
      </w:r>
      <w:r>
        <w:t xml:space="preserve"> Compare with </w:t>
      </w:r>
      <w:r>
        <w:fldChar w:fldCharType="begin"/>
      </w:r>
      <w:r>
        <w:instrText>ADDIN EN.CITE &lt;EndNote&gt;&lt;Cite AuthorYear="1"&gt;&lt;Author&gt;Mahādēvatta&lt;/Author&gt;&lt;Year&gt;1999&lt;/Year&gt;&lt;RecNum&gt;2273&lt;/RecNum&gt;&lt;Pages&gt;122–25&lt;/Pages&gt;&lt;DisplayText&gt;Mahādēvatta (1999, 122–25)&lt;/DisplayText&gt;&lt;record&gt;&lt;rec-number&gt;2273&lt;/rec-number&gt;&lt;foreign-keys&gt;&lt;key app="EN" db-id="tzxepwdvaze0eoezdvj599exxez9drerd2vv" timestamp="1629314442"&gt;2273&lt;/key&gt;&lt;/foreign-keys&gt;&lt;ref-type name="Book"&gt;6&lt;/ref-type&gt;&lt;contributors&gt;&lt;authors&gt;&lt;author&gt;&lt;style face="normal" font="default" size="100%"&gt;Mah&lt;/style&gt;&lt;style face="normal" font="default" charset="238" size="100%"&gt;ā&lt;/style&gt;&lt;style face="normal" font="default" size="100%"&gt;d&lt;/style&gt;&lt;style face="normal" font="default" charset="238" size="100%"&gt;ē&lt;/style&gt;&lt;style face="normal" font="default" size="100%"&gt;vatta, Ke. Pi.&lt;/style&gt;&lt;/author&gt;&lt;/authors&gt;&lt;/contributors&gt;&lt;titles&gt;&lt;title&gt;&lt;style face="normal" font="default" size="100%"&gt;Hariharana Ragaḷegaḷa S&lt;/style&gt;&lt;style face="normal" font="default" charset="238" size="100%"&gt;ā&lt;/style&gt;&lt;style face="normal" font="default" size="100%"&gt;hityaka Adhyayana&lt;/style&gt;&lt;/title&gt;&lt;/titles&gt;&lt;dates&gt;&lt;year&gt;1999&lt;/year&gt;&lt;/dates&gt;&lt;pub-location&gt;Mysore&lt;/pub-location&gt;&lt;publisher&gt;Abhiruchi Prakashana&lt;/publisher&gt;&lt;urls&gt;&lt;/urls&gt;&lt;/record&gt;&lt;/Cite&gt;&lt;/EndNote&gt;</w:instrText>
      </w:r>
      <w:r>
        <w:fldChar w:fldCharType="separate"/>
      </w:r>
      <w:r>
        <w:t>Mahādēvayya (1999, 122–25)</w:t>
      </w:r>
      <w:r>
        <w:fldChar w:fldCharType="end"/>
      </w:r>
      <w:r>
        <w:t>.</w:t>
      </w:r>
    </w:p>
  </w:footnote>
  <w:footnote w:id="41">
    <w:p w14:paraId="66075046" w14:textId="77777777" w:rsidR="009D07EC" w:rsidRDefault="009D07EC" w:rsidP="009D07EC">
      <w:pPr>
        <w:pStyle w:val="FootnoteText"/>
      </w:pPr>
      <w:r>
        <w:rPr>
          <w:rStyle w:val="FootnoteCharacters"/>
        </w:rPr>
        <w:footnoteRef/>
      </w:r>
      <w:r>
        <w:t xml:space="preserve"> The count is approximate, since about half of this story is in prose. The count is taken from </w:t>
      </w:r>
      <w:r>
        <w:fldChar w:fldCharType="begin"/>
      </w:r>
      <w:r>
        <w:instrText>ADDIN EN.CITE &lt;EndNote&gt;&lt;Cite AuthorYear="1"&gt;&lt;Author&gt;Saudattimath&lt;/Author&gt;&lt;Year&gt;1988&lt;/Year&gt;&lt;RecNum&gt;170&lt;/RecNum&gt;&lt;Pages&gt;133&lt;/Pages&gt;&lt;DisplayText&gt;Saudattimath (1988, 133)&lt;/DisplayText&gt;&lt;record&gt;&lt;rec-number&gt;170&lt;/rec-number&gt;&lt;foreign-keys&gt;&lt;key app="EN" db-id="tzxepwdvaze0eoezdvj599exxez9drerd2vv" timestamp="0"&gt;170&lt;/key&gt;&lt;/foreign-keys&gt;&lt;ref-type name="Book"&gt;6&lt;/ref-type&gt;&lt;contributors&gt;&lt;authors&gt;&lt;author&gt;Saudattimath, S. D.&lt;/author&gt;&lt;/authors&gt;&lt;/contributors&gt;&lt;titles&gt;&lt;title&gt;Harihara&amp;apos;s Ragaḷes: A Linguistic Analysis&lt;/title&gt;&lt;/titles&gt;&lt;pages&gt;x, 158 p.&lt;/pages&gt;&lt;edition&gt;1st&lt;/edition&gt;&lt;keywords&gt;&lt;keyword&gt;Harihara, Hampeya Criticism and interpretation.&lt;/keyword&gt;&lt;keyword&gt;Harihara, Hampeya Language.&lt;/keyword&gt;&lt;/keywords&gt;&lt;dates&gt;&lt;year&gt;1988&lt;/year&gt;&lt;/dates&gt;&lt;pub-location&gt;Dharwad&lt;/pub-location&gt;&lt;publisher&gt;Prasaranga, Karnatak University&lt;/publisher&gt;&lt;call-num&gt;UW Madison Shelving Facility - Use Place Requests PL4659 H29; Z84 1988 (M53-L-7)&lt;/call-num&gt;&lt;urls&gt;&lt;/urls&gt;&lt;/record&gt;&lt;/Cite&gt;&lt;/EndNote&gt;</w:instrText>
      </w:r>
      <w:r>
        <w:fldChar w:fldCharType="separate"/>
      </w:r>
      <w:r>
        <w:t>Saudattimath (1988, 133)</w:t>
      </w:r>
      <w:r>
        <w:fldChar w:fldCharType="end"/>
      </w:r>
      <w:r>
        <w:t>.</w:t>
      </w:r>
    </w:p>
  </w:footnote>
  <w:footnote w:id="42">
    <w:p w14:paraId="419F7102" w14:textId="77F8718A" w:rsidR="009D07EC" w:rsidRDefault="009D07EC" w:rsidP="009D07EC">
      <w:pPr>
        <w:pStyle w:val="FootnoteText"/>
      </w:pPr>
      <w:r>
        <w:rPr>
          <w:rStyle w:val="FootnoteCharacters"/>
        </w:rPr>
        <w:footnoteRef/>
      </w:r>
      <w:r>
        <w:t xml:space="preserve"> </w:t>
      </w:r>
      <w:r>
        <w:rPr>
          <w:i/>
          <w:iCs/>
        </w:rPr>
        <w:t>Basavēśvara</w:t>
      </w:r>
      <w:r w:rsidR="0012336D">
        <w:rPr>
          <w:i/>
          <w:iCs/>
        </w:rPr>
        <w:t xml:space="preserve"> D</w:t>
      </w:r>
      <w:r>
        <w:rPr>
          <w:i/>
          <w:iCs/>
        </w:rPr>
        <w:t>ēvara Ragaḷe</w:t>
      </w:r>
      <w:r>
        <w:t xml:space="preserve"> 3.85–98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35)</w:t>
      </w:r>
      <w:r>
        <w:fldChar w:fldCharType="end"/>
      </w:r>
      <w:r>
        <w:t>.</w:t>
      </w:r>
    </w:p>
  </w:footnote>
  <w:footnote w:id="43">
    <w:p w14:paraId="1CBF42EE" w14:textId="46BC8A9B" w:rsidR="009D07EC" w:rsidRDefault="009D07EC" w:rsidP="009D07EC">
      <w:pPr>
        <w:pStyle w:val="FootnoteText"/>
      </w:pPr>
      <w:r>
        <w:rPr>
          <w:rStyle w:val="FootnoteCharacters"/>
        </w:rPr>
        <w:footnoteRef/>
      </w:r>
      <w:r>
        <w:t xml:space="preserve"> The five quotations in the </w:t>
      </w:r>
      <w:r>
        <w:rPr>
          <w:i/>
          <w:iCs/>
        </w:rPr>
        <w:t>Basavēśvara</w:t>
      </w:r>
      <w:r w:rsidR="0012336D">
        <w:rPr>
          <w:i/>
          <w:iCs/>
        </w:rPr>
        <w:t xml:space="preserve"> D</w:t>
      </w:r>
      <w:r>
        <w:rPr>
          <w:i/>
          <w:iCs/>
        </w:rPr>
        <w:t>ēvara Ragaḷe</w:t>
      </w:r>
      <w:r>
        <w:t xml:space="preserve"> appear in the prose of chapter 6 (one in p. 50 and one in p. 51), in the prose of chapter 10 (p. 76), at the end of chapter 12 (p. 91), and in chapter 13 vv. 53–55 (p. 94). The former two include the word </w:t>
      </w:r>
      <w:r>
        <w:rPr>
          <w:i/>
          <w:iCs/>
        </w:rPr>
        <w:t>vacana</w:t>
      </w:r>
      <w:r>
        <w:t>, probably in the general sense of “saying” or “uttering.”</w:t>
      </w:r>
    </w:p>
  </w:footnote>
  <w:footnote w:id="44">
    <w:p w14:paraId="707758D5" w14:textId="0A6188A0" w:rsidR="009D07EC" w:rsidRDefault="009D07EC" w:rsidP="009D07EC">
      <w:pPr>
        <w:pStyle w:val="FootnoteText"/>
      </w:pPr>
      <w:r>
        <w:rPr>
          <w:rStyle w:val="FootnoteCharacters"/>
        </w:rPr>
        <w:footnoteRef/>
      </w:r>
      <w:r>
        <w:t xml:space="preserve"> Verse 7 in chapter 13 (</w:t>
      </w:r>
      <w:r>
        <w:rPr>
          <w:i/>
          <w:iCs/>
        </w:rPr>
        <w:t>Basavēśvara</w:t>
      </w:r>
      <w:r w:rsidR="0012336D">
        <w:rPr>
          <w:i/>
          <w:iCs/>
        </w:rPr>
        <w:t xml:space="preserve"> D</w:t>
      </w:r>
      <w:r>
        <w:rPr>
          <w:i/>
          <w:iCs/>
        </w:rPr>
        <w:t>ēvara Ragaḷe</w:t>
      </w:r>
      <w:r>
        <w:t xml:space="preserve">, p. 92) has the phrase: “the </w:t>
      </w:r>
      <w:r>
        <w:t xml:space="preserve">faithful </w:t>
      </w:r>
      <w:r>
        <w:t xml:space="preserve">Lord Allama has </w:t>
      </w:r>
      <w:r>
        <w:t>introduced himself</w:t>
      </w:r>
      <w:r>
        <w:t>” (</w:t>
      </w:r>
      <w:r>
        <w:rPr>
          <w:i/>
          <w:iCs/>
        </w:rPr>
        <w:t>anuvan allamadēvan a</w:t>
      </w:r>
      <w:r>
        <w:rPr>
          <w:rFonts w:cs="Times Ext Roman"/>
          <w:i/>
          <w:iCs/>
        </w:rPr>
        <w:t>ṟupida</w:t>
      </w:r>
      <w:r>
        <w:rPr>
          <w:rFonts w:cs="Times Ext Roman"/>
          <w:i/>
          <w:iCs/>
        </w:rPr>
        <w:t>ṁ tān</w:t>
      </w:r>
      <w:r>
        <w:rPr>
          <w:rFonts w:cs="Times Ext Roman"/>
        </w:rPr>
        <w:t xml:space="preserve">), which seems similar to the last line of </w:t>
      </w:r>
      <w:r>
        <w:rPr>
          <w:rFonts w:cs="Times Ext Roman"/>
          <w:i/>
          <w:iCs/>
        </w:rPr>
        <w:t>vacana</w:t>
      </w:r>
      <w:r>
        <w:rPr>
          <w:rFonts w:cs="Times Ext Roman"/>
        </w:rPr>
        <w:t xml:space="preserve"> no. 1303: “this </w:t>
      </w:r>
      <w:r>
        <w:rPr>
          <w:rFonts w:cs="Times Ext Roman"/>
        </w:rPr>
        <w:t xml:space="preserve">faithful </w:t>
      </w:r>
      <w:r>
        <w:rPr>
          <w:rFonts w:cs="Times Ext Roman"/>
        </w:rPr>
        <w:t>Allama has shown” (</w:t>
      </w:r>
      <w:r>
        <w:rPr>
          <w:rFonts w:cs="Times Ext Roman"/>
          <w:i/>
          <w:iCs/>
        </w:rPr>
        <w:t>īy’ anuva allama tōridanu</w:t>
      </w:r>
      <w:r>
        <w:rPr>
          <w:rFonts w:cs="Times Ext Roman"/>
        </w:rPr>
        <w:t>).</w:t>
      </w:r>
    </w:p>
  </w:footnote>
  <w:footnote w:id="45">
    <w:p w14:paraId="2D97E24F" w14:textId="07848061" w:rsidR="009D07EC" w:rsidRDefault="009D07EC" w:rsidP="009D07EC">
      <w:pPr>
        <w:pStyle w:val="FootnoteText"/>
      </w:pPr>
      <w:r>
        <w:rPr>
          <w:rStyle w:val="FootnoteCharacters"/>
        </w:rPr>
        <w:footnoteRef/>
      </w:r>
      <w:r>
        <w:t xml:space="preserve"> </w:t>
      </w:r>
      <w:r>
        <w:rPr>
          <w:i/>
          <w:iCs/>
        </w:rPr>
        <w:t>Basavēśvara</w:t>
      </w:r>
      <w:r w:rsidR="0012336D">
        <w:rPr>
          <w:i/>
          <w:iCs/>
        </w:rPr>
        <w:t xml:space="preserve"> D</w:t>
      </w:r>
      <w:r>
        <w:rPr>
          <w:i/>
          <w:iCs/>
        </w:rPr>
        <w:t>ēvara Ragaḷe</w:t>
      </w:r>
      <w:r>
        <w:t xml:space="preserve"> 9.195–210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73)</w:t>
      </w:r>
      <w:r>
        <w:fldChar w:fldCharType="end"/>
      </w:r>
      <w:r>
        <w:t xml:space="preserve">: </w:t>
      </w:r>
      <w:r>
        <w:rPr>
          <w:i/>
          <w:iCs/>
        </w:rPr>
        <w:t>nenenenedu puḷakisute gītama</w:t>
      </w:r>
      <w:r>
        <w:rPr>
          <w:i/>
          <w:iCs/>
        </w:rPr>
        <w:t>ṁ</w:t>
      </w:r>
      <w:r>
        <w:rPr>
          <w:i/>
          <w:iCs/>
        </w:rPr>
        <w:t xml:space="preserve"> pāḍuta</w:t>
      </w:r>
      <w:r>
        <w:rPr>
          <w:i/>
          <w:iCs/>
        </w:rPr>
        <w:t>ṁ</w:t>
      </w:r>
      <w:r>
        <w:rPr>
          <w:i/>
          <w:iCs/>
        </w:rPr>
        <w:t xml:space="preserve"> | munidu sa</w:t>
      </w:r>
      <w:r>
        <w:rPr>
          <w:i/>
          <w:iCs/>
        </w:rPr>
        <w:t>ṅ</w:t>
      </w:r>
      <w:r>
        <w:rPr>
          <w:i/>
          <w:iCs/>
        </w:rPr>
        <w:t>ga</w:t>
      </w:r>
      <w:r>
        <w:rPr>
          <w:i/>
          <w:iCs/>
        </w:rPr>
        <w:t>ṅ</w:t>
      </w:r>
      <w:r>
        <w:rPr>
          <w:i/>
          <w:iCs/>
        </w:rPr>
        <w:t>ge posagītama</w:t>
      </w:r>
      <w:r>
        <w:rPr>
          <w:i/>
          <w:iCs/>
        </w:rPr>
        <w:t>ṁ</w:t>
      </w:r>
      <w:r>
        <w:rPr>
          <w:i/>
          <w:iCs/>
        </w:rPr>
        <w:t xml:space="preserve"> pāḍuta</w:t>
      </w:r>
      <w:r>
        <w:rPr>
          <w:i/>
          <w:iCs/>
        </w:rPr>
        <w:t>ṁ</w:t>
      </w:r>
      <w:r>
        <w:rPr>
          <w:i/>
          <w:iCs/>
        </w:rPr>
        <w:t xml:space="preserve"> | mūdalisi pāḍuta</w:t>
      </w:r>
      <w:r>
        <w:rPr>
          <w:i/>
          <w:iCs/>
        </w:rPr>
        <w:t>ṁ</w:t>
      </w:r>
      <w:r>
        <w:rPr>
          <w:i/>
          <w:iCs/>
        </w:rPr>
        <w:t xml:space="preserve"> muddisute pāḍuta</w:t>
      </w:r>
      <w:r>
        <w:rPr>
          <w:i/>
          <w:iCs/>
        </w:rPr>
        <w:t>ṁ</w:t>
      </w:r>
      <w:r>
        <w:rPr>
          <w:i/>
          <w:iCs/>
        </w:rPr>
        <w:t xml:space="preserve"> | ādarisi pāḍuta</w:t>
      </w:r>
      <w:r>
        <w:rPr>
          <w:i/>
          <w:iCs/>
        </w:rPr>
        <w:t>ṁ</w:t>
      </w:r>
      <w:r>
        <w:rPr>
          <w:i/>
          <w:iCs/>
        </w:rPr>
        <w:t xml:space="preserve"> mēregeḍe pāḍuta</w:t>
      </w:r>
      <w:r>
        <w:rPr>
          <w:i/>
          <w:iCs/>
        </w:rPr>
        <w:t>ṁ</w:t>
      </w:r>
      <w:r>
        <w:rPr>
          <w:i/>
          <w:iCs/>
        </w:rPr>
        <w:t xml:space="preserve"> | gīta</w:t>
      </w:r>
      <w:r>
        <w:rPr>
          <w:i/>
          <w:iCs/>
        </w:rPr>
        <w:t>ṅ</w:t>
      </w:r>
      <w:r>
        <w:rPr>
          <w:i/>
          <w:iCs/>
        </w:rPr>
        <w:t>gaḷoḷag’ ēkaniṣṭhe hoḷe hoḷevut’ ire | gīta</w:t>
      </w:r>
      <w:r>
        <w:rPr>
          <w:i/>
          <w:iCs/>
        </w:rPr>
        <w:t>ṅ</w:t>
      </w:r>
      <w:r>
        <w:rPr>
          <w:i/>
          <w:iCs/>
        </w:rPr>
        <w:t>gaḷoḷag’ abhavabhakti beḷebeḷevut’ ire | gītadoḷu sa</w:t>
      </w:r>
      <w:r>
        <w:rPr>
          <w:i/>
          <w:iCs/>
        </w:rPr>
        <w:t>ṅ</w:t>
      </w:r>
      <w:r>
        <w:rPr>
          <w:i/>
          <w:iCs/>
        </w:rPr>
        <w:t>gan</w:t>
      </w:r>
      <w:r>
        <w:rPr>
          <w:i/>
          <w:iCs/>
        </w:rPr>
        <w:t xml:space="preserve">’ </w:t>
      </w:r>
      <w:r>
        <w:rPr>
          <w:i/>
          <w:iCs/>
        </w:rPr>
        <w:t>ādhikyav opputtam ire | gītadoḷu śaraṇara samagravē jigilut’ ire | gītadoḷu paradaivaśōṣaṇa</w:t>
      </w:r>
      <w:r>
        <w:rPr>
          <w:i/>
          <w:iCs/>
        </w:rPr>
        <w:t>ṁ</w:t>
      </w:r>
      <w:r>
        <w:rPr>
          <w:i/>
          <w:iCs/>
        </w:rPr>
        <w:t xml:space="preserve"> tō</w:t>
      </w:r>
      <w:r>
        <w:rPr>
          <w:rFonts w:cs="Times Ext Roman"/>
          <w:i/>
          <w:iCs/>
        </w:rPr>
        <w:t>ṟ</w:t>
      </w:r>
      <w:r>
        <w:rPr>
          <w:i/>
          <w:iCs/>
        </w:rPr>
        <w:t>ut’ ire | gītadoḷu parasamayabhīṣaṇa</w:t>
      </w:r>
      <w:r>
        <w:rPr>
          <w:i/>
          <w:iCs/>
        </w:rPr>
        <w:t>ṁ</w:t>
      </w:r>
      <w:r>
        <w:rPr>
          <w:i/>
          <w:iCs/>
        </w:rPr>
        <w:t xml:space="preserve"> poṇmut’ ire | gīta</w:t>
      </w:r>
      <w:r>
        <w:rPr>
          <w:i/>
          <w:iCs/>
        </w:rPr>
        <w:t>ṁ</w:t>
      </w:r>
      <w:r>
        <w:rPr>
          <w:i/>
          <w:iCs/>
        </w:rPr>
        <w:t xml:space="preserve"> śiva</w:t>
      </w:r>
      <w:r>
        <w:rPr>
          <w:i/>
          <w:iCs/>
        </w:rPr>
        <w:t>ṅ</w:t>
      </w:r>
      <w:r>
        <w:rPr>
          <w:i/>
          <w:iCs/>
        </w:rPr>
        <w:t>ge karṇābharaṇav’ āgut’ ire | gītav’ īśana dayākaruṣaṇav’ ad’ āgut’ ire | hāḍuta</w:t>
      </w:r>
      <w:r>
        <w:rPr>
          <w:i/>
          <w:iCs/>
        </w:rPr>
        <w:t>ṁ</w:t>
      </w:r>
      <w:r>
        <w:rPr>
          <w:i/>
          <w:iCs/>
        </w:rPr>
        <w:t xml:space="preserve"> śaraṇaroḷu basavaṇṇan oppid</w:t>
      </w:r>
      <w:r>
        <w:rPr>
          <w:i/>
          <w:iCs/>
        </w:rPr>
        <w:t>a</w:t>
      </w:r>
      <w:r w:rsidR="00541251">
        <w:rPr>
          <w:i/>
          <w:iCs/>
        </w:rPr>
        <w:t>ṁ</w:t>
      </w:r>
      <w:r>
        <w:rPr>
          <w:i/>
          <w:iCs/>
        </w:rPr>
        <w:t xml:space="preserve"> | āḍuta</w:t>
      </w:r>
      <w:r>
        <w:rPr>
          <w:i/>
          <w:iCs/>
        </w:rPr>
        <w:t>ṁ</w:t>
      </w:r>
      <w:r>
        <w:rPr>
          <w:i/>
          <w:iCs/>
        </w:rPr>
        <w:t xml:space="preserve"> bhaktanidhibasavaṇṇan oppida</w:t>
      </w:r>
      <w:r>
        <w:rPr>
          <w:i/>
          <w:iCs/>
        </w:rPr>
        <w:t>ṁ</w:t>
      </w:r>
      <w:r>
        <w:rPr>
          <w:i/>
          <w:iCs/>
        </w:rPr>
        <w:t xml:space="preserve"> | amama da</w:t>
      </w:r>
      <w:r>
        <w:rPr>
          <w:i/>
          <w:iCs/>
        </w:rPr>
        <w:t>ṇ</w:t>
      </w:r>
      <w:r>
        <w:rPr>
          <w:i/>
          <w:iCs/>
        </w:rPr>
        <w:t>ḍādhipakirīṭ</w:t>
      </w:r>
      <w:r>
        <w:rPr>
          <w:i/>
          <w:iCs/>
        </w:rPr>
        <w:t>a</w:t>
      </w:r>
      <w:r>
        <w:rPr>
          <w:i/>
          <w:iCs/>
        </w:rPr>
        <w:t>padan oppida</w:t>
      </w:r>
      <w:r>
        <w:rPr>
          <w:i/>
          <w:iCs/>
        </w:rPr>
        <w:t>ṁ</w:t>
      </w:r>
      <w:r>
        <w:rPr>
          <w:i/>
          <w:iCs/>
        </w:rPr>
        <w:t xml:space="preserve"> | amama chalināyakara dēvan i</w:t>
      </w:r>
      <w:r>
        <w:rPr>
          <w:i/>
          <w:iCs/>
        </w:rPr>
        <w:t>n</w:t>
      </w:r>
      <w:r>
        <w:rPr>
          <w:i/>
          <w:iCs/>
        </w:rPr>
        <w:t>t’ oppida</w:t>
      </w:r>
      <w:r>
        <w:rPr>
          <w:i/>
          <w:iCs/>
        </w:rPr>
        <w:t>ṁ</w:t>
      </w:r>
      <w:r>
        <w:rPr>
          <w:i/>
          <w:iCs/>
        </w:rPr>
        <w:t>.</w:t>
      </w:r>
    </w:p>
  </w:footnote>
  <w:footnote w:id="46">
    <w:p w14:paraId="36D1BF26" w14:textId="22993394" w:rsidR="009D07EC" w:rsidRDefault="009D07EC" w:rsidP="009D07EC">
      <w:pPr>
        <w:pStyle w:val="FootnoteText"/>
        <w:rPr>
          <w:i/>
          <w:iCs/>
        </w:rPr>
      </w:pPr>
      <w:r>
        <w:rPr>
          <w:rStyle w:val="FootnoteCharacters"/>
        </w:rPr>
        <w:footnoteRef/>
      </w:r>
      <w:r>
        <w:t xml:space="preserve"> </w:t>
      </w:r>
      <w:r>
        <w:rPr>
          <w:i/>
          <w:iCs/>
        </w:rPr>
        <w:t>Basavēśvara</w:t>
      </w:r>
      <w:r w:rsidR="0012336D">
        <w:rPr>
          <w:i/>
          <w:iCs/>
        </w:rPr>
        <w:t xml:space="preserve"> D</w:t>
      </w:r>
      <w:r>
        <w:rPr>
          <w:i/>
          <w:iCs/>
        </w:rPr>
        <w:t>ēvara Ragaḷe</w:t>
      </w:r>
      <w:r>
        <w:t xml:space="preserve">, opening verses 1 to 3 of chapter 10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74)</w:t>
      </w:r>
      <w:r>
        <w:fldChar w:fldCharType="end"/>
      </w:r>
      <w:r>
        <w:t xml:space="preserve">: </w:t>
      </w:r>
      <w:r>
        <w:rPr>
          <w:i/>
          <w:iCs/>
        </w:rPr>
        <w:t>basavana gītav’ a</w:t>
      </w:r>
      <w:r>
        <w:rPr>
          <w:i/>
          <w:iCs/>
        </w:rPr>
        <w:t>m</w:t>
      </w:r>
      <w:r>
        <w:rPr>
          <w:i/>
          <w:iCs/>
        </w:rPr>
        <w:t>budhiparīta</w:t>
      </w:r>
      <w:r>
        <w:rPr>
          <w:i/>
          <w:iCs/>
        </w:rPr>
        <w:t>d</w:t>
      </w:r>
      <w:r>
        <w:rPr>
          <w:i/>
          <w:iCs/>
        </w:rPr>
        <w:t>harātaḷadalli sa</w:t>
      </w:r>
      <w:r>
        <w:rPr>
          <w:i/>
          <w:iCs/>
        </w:rPr>
        <w:t>nd</w:t>
      </w:r>
      <w:r>
        <w:rPr>
          <w:i/>
          <w:iCs/>
        </w:rPr>
        <w:t>av’ e</w:t>
      </w:r>
      <w:r>
        <w:rPr>
          <w:i/>
          <w:iCs/>
        </w:rPr>
        <w:t>nd’</w:t>
      </w:r>
      <w:r>
        <w:rPr>
          <w:i/>
          <w:iCs/>
        </w:rPr>
        <w:t>- | usirvud’ idid’ āvud’ o</w:t>
      </w:r>
      <w:r>
        <w:rPr>
          <w:i/>
          <w:iCs/>
        </w:rPr>
        <w:t>n</w:t>
      </w:r>
      <w:r>
        <w:rPr>
          <w:i/>
          <w:iCs/>
        </w:rPr>
        <w:t>d’ aridu pannagalōkada dāravaṭṭado</w:t>
      </w:r>
      <w:r>
        <w:rPr>
          <w:i/>
          <w:iCs/>
        </w:rPr>
        <w:t>ḷ</w:t>
      </w:r>
      <w:r>
        <w:rPr>
          <w:i/>
          <w:iCs/>
        </w:rPr>
        <w:t xml:space="preserve"> | desegaḷa bhittiyoḷ digibhad’ a</w:t>
      </w:r>
      <w:r>
        <w:rPr>
          <w:i/>
          <w:iCs/>
        </w:rPr>
        <w:t>ṅ</w:t>
      </w:r>
      <w:r>
        <w:rPr>
          <w:i/>
          <w:iCs/>
        </w:rPr>
        <w:t>gadoḷ i</w:t>
      </w:r>
      <w:r>
        <w:rPr>
          <w:i/>
          <w:iCs/>
        </w:rPr>
        <w:t>n</w:t>
      </w:r>
      <w:r>
        <w:rPr>
          <w:i/>
          <w:iCs/>
        </w:rPr>
        <w:t>drana jih</w:t>
      </w:r>
      <w:r>
        <w:rPr>
          <w:i/>
          <w:iCs/>
        </w:rPr>
        <w:t>v</w:t>
      </w:r>
      <w:r>
        <w:rPr>
          <w:i/>
          <w:iCs/>
        </w:rPr>
        <w:t>eyoḷ śivā- | vasathada bāgilalli bared’ ippud’ enalk’ idum oppad’ ippudē || gīta</w:t>
      </w:r>
      <w:r>
        <w:rPr>
          <w:i/>
          <w:iCs/>
        </w:rPr>
        <w:t>ṁ</w:t>
      </w:r>
      <w:r>
        <w:rPr>
          <w:i/>
          <w:iCs/>
        </w:rPr>
        <w:t xml:space="preserve"> sa</w:t>
      </w:r>
      <w:r>
        <w:rPr>
          <w:i/>
          <w:iCs/>
        </w:rPr>
        <w:t>ṅ</w:t>
      </w:r>
      <w:r>
        <w:rPr>
          <w:i/>
          <w:iCs/>
        </w:rPr>
        <w:t>gastuti sa</w:t>
      </w:r>
      <w:r>
        <w:rPr>
          <w:i/>
          <w:iCs/>
        </w:rPr>
        <w:t>ṅ</w:t>
      </w:r>
      <w:r>
        <w:rPr>
          <w:i/>
          <w:iCs/>
        </w:rPr>
        <w:t>- | gīta</w:t>
      </w:r>
      <w:r>
        <w:rPr>
          <w:i/>
          <w:iCs/>
        </w:rPr>
        <w:t>ṁ</w:t>
      </w:r>
      <w:r>
        <w:rPr>
          <w:i/>
          <w:iCs/>
        </w:rPr>
        <w:t xml:space="preserve"> gīta</w:t>
      </w:r>
      <w:r>
        <w:rPr>
          <w:i/>
          <w:iCs/>
        </w:rPr>
        <w:t>ṁ</w:t>
      </w:r>
      <w:r>
        <w:rPr>
          <w:i/>
          <w:iCs/>
        </w:rPr>
        <w:t xml:space="preserve"> viśālavasudhāpūta</w:t>
      </w:r>
      <w:r>
        <w:rPr>
          <w:i/>
          <w:iCs/>
        </w:rPr>
        <w:t>ṁ</w:t>
      </w:r>
      <w:r>
        <w:rPr>
          <w:i/>
          <w:iCs/>
        </w:rPr>
        <w:t xml:space="preserve"> | gīta</w:t>
      </w:r>
      <w:r>
        <w:rPr>
          <w:i/>
          <w:iCs/>
        </w:rPr>
        <w:t>ṁ</w:t>
      </w:r>
      <w:r>
        <w:rPr>
          <w:i/>
          <w:iCs/>
        </w:rPr>
        <w:t xml:space="preserve"> gaṇavikhyāta</w:t>
      </w:r>
      <w:r>
        <w:rPr>
          <w:i/>
          <w:iCs/>
        </w:rPr>
        <w:t>ṁ</w:t>
      </w:r>
      <w:r>
        <w:rPr>
          <w:i/>
          <w:iCs/>
        </w:rPr>
        <w:t xml:space="preserve"> | gīta</w:t>
      </w:r>
      <w:r>
        <w:rPr>
          <w:i/>
          <w:iCs/>
        </w:rPr>
        <w:t>ṁ</w:t>
      </w:r>
      <w:r>
        <w:rPr>
          <w:i/>
          <w:iCs/>
        </w:rPr>
        <w:t xml:space="preserve"> samprīti nīti gīta</w:t>
      </w:r>
      <w:r>
        <w:rPr>
          <w:i/>
          <w:iCs/>
        </w:rPr>
        <w:t>ṁ</w:t>
      </w:r>
      <w:r>
        <w:rPr>
          <w:i/>
          <w:iCs/>
        </w:rPr>
        <w:t xml:space="preserve"> nūta</w:t>
      </w:r>
      <w:r>
        <w:rPr>
          <w:i/>
          <w:iCs/>
        </w:rPr>
        <w:t>ṁ</w:t>
      </w:r>
      <w:r>
        <w:rPr>
          <w:i/>
          <w:iCs/>
        </w:rPr>
        <w:t xml:space="preserve"> || gīta</w:t>
      </w:r>
      <w:r>
        <w:rPr>
          <w:i/>
          <w:iCs/>
        </w:rPr>
        <w:t>ṁ</w:t>
      </w:r>
      <w:r>
        <w:rPr>
          <w:i/>
          <w:iCs/>
        </w:rPr>
        <w:t xml:space="preserve"> vēdā</w:t>
      </w:r>
      <w:r w:rsidR="00541251">
        <w:rPr>
          <w:i/>
          <w:iCs/>
        </w:rPr>
        <w:t>n</w:t>
      </w:r>
      <w:r>
        <w:rPr>
          <w:i/>
          <w:iCs/>
        </w:rPr>
        <w:t>tārtha</w:t>
      </w:r>
      <w:r>
        <w:rPr>
          <w:i/>
          <w:iCs/>
        </w:rPr>
        <w:t>-</w:t>
      </w:r>
      <w:r>
        <w:rPr>
          <w:i/>
          <w:iCs/>
        </w:rPr>
        <w:t xml:space="preserve"> | vrāta</w:t>
      </w:r>
      <w:r>
        <w:rPr>
          <w:i/>
          <w:iCs/>
        </w:rPr>
        <w:t>ṁ</w:t>
      </w:r>
      <w:r>
        <w:rPr>
          <w:i/>
          <w:iCs/>
        </w:rPr>
        <w:t xml:space="preserve"> gīta</w:t>
      </w:r>
      <w:r>
        <w:rPr>
          <w:i/>
          <w:iCs/>
        </w:rPr>
        <w:t>ṁ</w:t>
      </w:r>
      <w:r>
        <w:rPr>
          <w:i/>
          <w:iCs/>
        </w:rPr>
        <w:t xml:space="preserve"> samastaśāstrōpēta</w:t>
      </w:r>
      <w:r>
        <w:rPr>
          <w:i/>
          <w:iCs/>
        </w:rPr>
        <w:t>ṁ</w:t>
      </w:r>
      <w:r>
        <w:rPr>
          <w:i/>
          <w:iCs/>
        </w:rPr>
        <w:t xml:space="preserve"> | gīta</w:t>
      </w:r>
      <w:r>
        <w:rPr>
          <w:i/>
          <w:iCs/>
        </w:rPr>
        <w:t>ṁ</w:t>
      </w:r>
      <w:r>
        <w:rPr>
          <w:i/>
          <w:iCs/>
        </w:rPr>
        <w:t xml:space="preserve"> sakaḷāgamakula</w:t>
      </w:r>
      <w:r>
        <w:rPr>
          <w:i/>
          <w:iCs/>
        </w:rPr>
        <w:t>-</w:t>
      </w:r>
      <w:r>
        <w:rPr>
          <w:i/>
          <w:iCs/>
        </w:rPr>
        <w:t xml:space="preserve"> | jāta</w:t>
      </w:r>
      <w:r>
        <w:rPr>
          <w:i/>
          <w:iCs/>
        </w:rPr>
        <w:t>ṁ</w:t>
      </w:r>
      <w:r>
        <w:rPr>
          <w:i/>
          <w:iCs/>
        </w:rPr>
        <w:t xml:space="preserve"> gīta</w:t>
      </w:r>
      <w:r>
        <w:rPr>
          <w:i/>
          <w:iCs/>
        </w:rPr>
        <w:t>ṁ</w:t>
      </w:r>
      <w:r>
        <w:rPr>
          <w:i/>
          <w:iCs/>
        </w:rPr>
        <w:t xml:space="preserve"> parāparaikasamēta</w:t>
      </w:r>
      <w:r>
        <w:rPr>
          <w:i/>
          <w:iCs/>
        </w:rPr>
        <w:t>ṁ</w:t>
      </w:r>
      <w:r>
        <w:rPr>
          <w:i/>
          <w:iCs/>
        </w:rPr>
        <w:t>.</w:t>
      </w:r>
    </w:p>
  </w:footnote>
  <w:footnote w:id="47">
    <w:p w14:paraId="279EF577" w14:textId="2CE1F701" w:rsidR="009D07EC" w:rsidRDefault="009D07EC" w:rsidP="00D026A1">
      <w:pPr>
        <w:pStyle w:val="FootnoteText"/>
      </w:pPr>
      <w:r>
        <w:rPr>
          <w:rStyle w:val="FootnoteCharacters"/>
        </w:rPr>
        <w:footnoteRef/>
      </w:r>
      <w:r>
        <w:t xml:space="preserve"> The phrase Harihara uses here, </w:t>
      </w:r>
      <w:r>
        <w:rPr>
          <w:i/>
          <w:iCs/>
        </w:rPr>
        <w:t>gīta</w:t>
      </w:r>
      <w:r>
        <w:rPr>
          <w:i/>
          <w:iCs/>
        </w:rPr>
        <w:t>ṁ</w:t>
      </w:r>
      <w:r>
        <w:rPr>
          <w:i/>
          <w:iCs/>
        </w:rPr>
        <w:t xml:space="preserve"> saṅgastuti saṅgīta</w:t>
      </w:r>
      <w:r>
        <w:rPr>
          <w:i/>
          <w:iCs/>
        </w:rPr>
        <w:t>ṁ</w:t>
      </w:r>
      <w:r>
        <w:rPr>
          <w:i/>
          <w:iCs/>
        </w:rPr>
        <w:t xml:space="preserve"> </w:t>
      </w:r>
      <w:r>
        <w:t>(“song | praise of Saṅga | musical singing”)</w:t>
      </w:r>
      <w:r>
        <w:rPr>
          <w:i/>
          <w:iCs/>
        </w:rPr>
        <w:t xml:space="preserve">, </w:t>
      </w:r>
      <w:r>
        <w:t>is minimal and obscure.</w:t>
      </w:r>
      <w:r>
        <w:t xml:space="preserve"> One possible meaning is “</w:t>
      </w:r>
      <w:r w:rsidR="00D026A1" w:rsidRPr="00D026A1">
        <w:t>The songs were the music of Saṅga’s praise</w:t>
      </w:r>
      <w:r>
        <w:t>.”</w:t>
      </w:r>
    </w:p>
  </w:footnote>
  <w:footnote w:id="48">
    <w:p w14:paraId="183B95D9" w14:textId="77777777" w:rsidR="009D07EC" w:rsidRDefault="009D07EC" w:rsidP="009D07EC">
      <w:pPr>
        <w:pStyle w:val="FootnoteText"/>
      </w:pPr>
      <w:r>
        <w:rPr>
          <w:rStyle w:val="FootnoteCharacters"/>
        </w:rPr>
        <w:footnoteRef/>
      </w:r>
      <w:r>
        <w:t xml:space="preserve"> This last claim is commonly shared among many forms of verbal expression that are rhetorically linked to authoritative traditional knowledge, but it gains importance when contrasted with contemporary readings of </w:t>
      </w:r>
      <w:r>
        <w:rPr>
          <w:i/>
          <w:iCs/>
        </w:rPr>
        <w:t>vacana</w:t>
      </w:r>
      <w:r>
        <w:t xml:space="preserve">s by some as antinomian. Gauri Lankesh, for examples, writes: “In several vachanas, the sharanas [i.e., Basava and his fellow </w:t>
      </w:r>
      <w:r>
        <w:rPr>
          <w:i/>
          <w:iCs/>
        </w:rPr>
        <w:t>vacana</w:t>
      </w:r>
      <w:r>
        <w:t xml:space="preserve"> composers] have rejected the Vedas, shastras, smritis and the Upanishads” </w:t>
      </w:r>
      <w:r>
        <w:fldChar w:fldCharType="begin"/>
      </w:r>
      <w:r>
        <w:instrText>ADDIN EN.CITE &lt;EndNote&gt;&lt;Cite ExcludeAuth="1"&gt;&lt;Author&gt;Lankesh&lt;/Author&gt;&lt;Year&gt;2017&lt;/Year&gt;&lt;RecNum&gt;2299&lt;/RecNum&gt;&lt;DisplayText&gt;(2017)&lt;/DisplayText&gt;&lt;record&gt;&lt;rec-number&gt;2299&lt;/rec-number&gt;&lt;foreign-keys&gt;&lt;key app="EN" db-id="tzxepwdvaze0eoezdvj599exxez9drerd2vv" timestamp="1643212881"&gt;2299&lt;/key&gt;&lt;/foreign-keys&gt;&lt;ref-type name="Newspaper Article"&gt;23&lt;/ref-type&gt;&lt;contributors&gt;&lt;authors&gt;&lt;author&gt;Lankesh, Gauri&lt;/author&gt;&lt;/authors&gt;&lt;/contributors&gt;&lt;titles&gt;&lt;title&gt;Making Sense of the Lingayat vs Veerashaiva Debate&lt;/title&gt;&lt;secondary-title&gt;The Wire&lt;/secondary-title&gt;&lt;/titles&gt;&lt;dates&gt;&lt;year&gt;2017&lt;/year&gt;&lt;pub-dates&gt;&lt;date&gt;September 5, 2017 (reissue)&lt;/date&gt;&lt;/pub-dates&gt;&lt;/dates&gt;&lt;urls&gt;&lt;related-urls&gt;&lt;url&gt;https://thewire.in/history/karnataka-lingayat-veerashaive-debate&lt;/url&gt;&lt;/related-urls&gt;&lt;/urls&gt;&lt;/record&gt;&lt;/Cite&gt;&lt;/EndNote&gt;</w:instrText>
      </w:r>
      <w:r>
        <w:fldChar w:fldCharType="separate"/>
      </w:r>
      <w:r>
        <w:t>(2017)</w:t>
      </w:r>
      <w:r>
        <w:fldChar w:fldCharType="end"/>
      </w:r>
      <w:r>
        <w:t>.</w:t>
      </w:r>
    </w:p>
  </w:footnote>
  <w:footnote w:id="49">
    <w:p w14:paraId="40F0617A" w14:textId="3A50B78C" w:rsidR="009D07EC" w:rsidRDefault="009D07EC" w:rsidP="009D07EC">
      <w:pPr>
        <w:pStyle w:val="FootnoteText"/>
      </w:pPr>
      <w:r>
        <w:rPr>
          <w:rStyle w:val="FootnoteCharacters"/>
        </w:rPr>
        <w:footnoteRef/>
      </w:r>
      <w:r>
        <w:t xml:space="preserve"> I have written at length about Śiva assemblies in the </w:t>
      </w:r>
      <w:r>
        <w:rPr>
          <w:i/>
          <w:iCs/>
        </w:rPr>
        <w:t xml:space="preserve">Ragaḷegaḷu </w:t>
      </w:r>
      <w:r>
        <w:t xml:space="preserve">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 xml:space="preserve">Ben-Herut </w:t>
      </w:r>
      <w:r>
        <w:t>(2</w:t>
      </w:r>
      <w:r>
        <w:t>018; 2015)</w:t>
      </w:r>
      <w:r>
        <w:fldChar w:fldCharType="end"/>
      </w:r>
      <w:r>
        <w:t>.</w:t>
      </w:r>
    </w:p>
  </w:footnote>
  <w:footnote w:id="50">
    <w:p w14:paraId="60D84F46" w14:textId="22FA1FB4" w:rsidR="009D07EC" w:rsidRDefault="009D07EC" w:rsidP="009D07EC">
      <w:pPr>
        <w:pStyle w:val="FootnoteText"/>
      </w:pPr>
      <w:r>
        <w:rPr>
          <w:rStyle w:val="FootnoteCharacters"/>
        </w:rPr>
        <w:footnoteRef/>
      </w:r>
      <w:r>
        <w:t xml:space="preserve"> </w:t>
      </w:r>
      <w:r w:rsidRPr="00733C75">
        <w:rPr>
          <w:i/>
          <w:iCs/>
        </w:rPr>
        <w:t>Basav</w:t>
      </w:r>
      <w:r w:rsidRPr="00733C75">
        <w:rPr>
          <w:rFonts w:hint="eastAsia"/>
          <w:i/>
          <w:iCs/>
        </w:rPr>
        <w:t>ēś</w:t>
      </w:r>
      <w:r w:rsidRPr="00733C75">
        <w:rPr>
          <w:i/>
          <w:iCs/>
        </w:rPr>
        <w:t>vara D</w:t>
      </w:r>
      <w:r w:rsidRPr="00733C75">
        <w:rPr>
          <w:rFonts w:hint="eastAsia"/>
          <w:i/>
          <w:iCs/>
        </w:rPr>
        <w:t>ē</w:t>
      </w:r>
      <w:r w:rsidRPr="00733C75">
        <w:rPr>
          <w:i/>
          <w:iCs/>
        </w:rPr>
        <w:t>vara</w:t>
      </w:r>
      <w:r>
        <w:rPr>
          <w:i/>
          <w:iCs/>
        </w:rPr>
        <w:t xml:space="preserve"> Ragaḷe </w:t>
      </w:r>
      <w:r>
        <w:t>12</w:t>
      </w:r>
      <w:r>
        <w:t xml:space="preserve">, </w:t>
      </w:r>
      <w:r>
        <w:t xml:space="preserve">prose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 xml:space="preserve">Harihara and Suṅkāpura </w:t>
      </w:r>
      <w:r>
        <w:t>(</w:t>
      </w:r>
      <w:r>
        <w:t>1976, 87)</w:t>
      </w:r>
      <w:r>
        <w:fldChar w:fldCharType="end"/>
      </w:r>
      <w:r>
        <w:t xml:space="preserve">: </w:t>
      </w:r>
      <w:r>
        <w:rPr>
          <w:i/>
          <w:iCs/>
        </w:rPr>
        <w:t>bēḍi bē</w:t>
      </w:r>
      <w:r>
        <w:rPr>
          <w:i/>
          <w:iCs/>
        </w:rPr>
        <w:t>ḍi</w:t>
      </w:r>
      <w:r>
        <w:rPr>
          <w:i/>
          <w:iCs/>
        </w:rPr>
        <w:t>d</w:t>
      </w:r>
      <w:r>
        <w:rPr>
          <w:i/>
          <w:iCs/>
        </w:rPr>
        <w:t xml:space="preserve">a </w:t>
      </w:r>
      <w:r>
        <w:rPr>
          <w:i/>
          <w:iCs/>
        </w:rPr>
        <w:t>śaraṇarge nīḍad’ irdaḍe taledaṇḍa kūḍalasaṅga avadhār’</w:t>
      </w:r>
      <w:r>
        <w:t>.</w:t>
      </w:r>
    </w:p>
  </w:footnote>
  <w:footnote w:id="51">
    <w:p w14:paraId="656614FB" w14:textId="77777777" w:rsidR="009D07EC" w:rsidRDefault="009D07EC" w:rsidP="009D07EC">
      <w:pPr>
        <w:pStyle w:val="FootnoteText"/>
      </w:pPr>
      <w:r>
        <w:rPr>
          <w:rStyle w:val="FootnoteCharacters"/>
        </w:rPr>
        <w:footnoteRef/>
      </w:r>
      <w:r>
        <w:t xml:space="preserve"> The suffix of his name is </w:t>
      </w:r>
      <w:r>
        <w:rPr>
          <w:i/>
          <w:iCs/>
        </w:rPr>
        <w:t>seṭṭi</w:t>
      </w:r>
      <w:r w:rsidRPr="008571FC">
        <w:t>,</w:t>
      </w:r>
      <w:r>
        <w:rPr>
          <w:i/>
          <w:iCs/>
        </w:rPr>
        <w:t xml:space="preserve"> </w:t>
      </w:r>
      <w:r>
        <w:t xml:space="preserve">which denotes a merchant or trader. </w:t>
      </w:r>
    </w:p>
  </w:footnote>
  <w:footnote w:id="52">
    <w:p w14:paraId="183FD83F"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AuthorYear="1"&gt;&lt;Author&gt;Ben-Herut&lt;/Author&gt;&lt;Year&gt;2012&lt;/Year&gt;&lt;RecNum&gt;708&lt;/RecNum&gt;&lt;Pages&gt;136–41&lt;/Pages&gt;&lt;DisplayText&gt;Ben-Herut (2012, 136–41)&lt;/DisplayText&gt;&lt;record&gt;&lt;rec-number&gt;708&lt;/rec-number&gt;&lt;foreign-keys&gt;&lt;key app="EN" db-id="tzxepwdvaze0eoezdvj599exxez9drerd2vv" timestamp="0"&gt;708&lt;/key&gt;&lt;/foreign-keys&gt;&lt;ref-type name="Journal Article"&gt;17&lt;/ref-type&gt;&lt;contributors&gt;&lt;authors&gt;&lt;author&gt;Ben-Herut, Gil&lt;/author&gt;&lt;/authors&gt;&lt;/contributors&gt;&lt;titles&gt;&lt;title&gt;&lt;style face="normal" font="default" size="100%"&gt;Literary Genres and Textual Representations of Early V&lt;/style&gt;&lt;style face="normal" font="default" charset="186" size="100%"&gt;īraśaiva History:&lt;/style&gt;&lt;style face="normal" font="default" size="100%"&gt; &lt;/style&gt;&lt;style face="normal" font="default" charset="186" size="100%"&gt;Revisiting Ekānta Rāmayya&lt;/style&gt;&lt;style face="normal" font="default" size="100%"&gt;’s Self-Beheading&lt;/style&gt;&lt;/title&gt;&lt;secondary-title&gt;International Journal of Hindu Studies&lt;/secondary-title&gt;&lt;/titles&gt;&lt;periodical&gt;&lt;full-title&gt;International Journal of Hindu Studies&lt;/full-title&gt;&lt;/periodical&gt;&lt;pages&gt;129–87&lt;/pages&gt;&lt;volume&gt;16&lt;/volume&gt;&lt;number&gt;2&lt;/number&gt;&lt;dates&gt;&lt;year&gt;2012&lt;/year&gt;&lt;/dates&gt;&lt;urls&gt;&lt;/urls&gt;&lt;/record&gt;&lt;/Cite&gt;&lt;/EndNote&gt;</w:instrText>
      </w:r>
      <w:r>
        <w:fldChar w:fldCharType="separate"/>
      </w:r>
      <w:r>
        <w:t>Ben-Herut (2012, 136–41)</w:t>
      </w:r>
      <w:r>
        <w:fldChar w:fldCharType="end"/>
      </w:r>
      <w:r>
        <w:t>.</w:t>
      </w:r>
    </w:p>
  </w:footnote>
  <w:footnote w:id="53">
    <w:p w14:paraId="6457B46A" w14:textId="2EB810E7" w:rsidR="009D07EC" w:rsidRDefault="009D07EC" w:rsidP="009D07EC">
      <w:pPr>
        <w:pStyle w:val="FootnoteText"/>
      </w:pPr>
      <w:r>
        <w:rPr>
          <w:rStyle w:val="FootnoteCharacters"/>
        </w:rPr>
        <w:footnoteRef/>
      </w:r>
      <w:r>
        <w:t xml:space="preserve"> </w:t>
      </w:r>
      <w:r w:rsidRPr="0012336D">
        <w:rPr>
          <w:i/>
          <w:iCs/>
        </w:rPr>
        <w:t>Basavēśvara Dēvara R</w:t>
      </w:r>
      <w:r>
        <w:rPr>
          <w:i/>
          <w:iCs/>
        </w:rPr>
        <w:t xml:space="preserve">agaḷe </w:t>
      </w:r>
      <w:r>
        <w:t xml:space="preserve">12, prose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87)</w:t>
      </w:r>
      <w:r>
        <w:fldChar w:fldCharType="end"/>
      </w:r>
      <w:r>
        <w:t xml:space="preserve">: </w:t>
      </w:r>
      <w:r>
        <w:rPr>
          <w:i/>
          <w:iCs/>
        </w:rPr>
        <w:t>purātana viracita gadyapadyaṅ</w:t>
      </w:r>
      <w:r>
        <w:rPr>
          <w:i/>
          <w:iCs/>
        </w:rPr>
        <w:t>gaḷa</w:t>
      </w:r>
      <w:r w:rsidR="009C533C" w:rsidRPr="009C533C">
        <w:rPr>
          <w:i/>
          <w:iCs/>
        </w:rPr>
        <w:t>ṁ</w:t>
      </w:r>
      <w:r>
        <w:rPr>
          <w:i/>
          <w:iCs/>
        </w:rPr>
        <w:t xml:space="preserve"> kēḷisutta</w:t>
      </w:r>
      <w:r>
        <w:rPr>
          <w:i/>
          <w:iCs/>
        </w:rPr>
        <w:t>ṁ</w:t>
      </w:r>
      <w:r>
        <w:t>.</w:t>
      </w:r>
    </w:p>
  </w:footnote>
  <w:footnote w:id="54">
    <w:p w14:paraId="13B123F2" w14:textId="07C5E1E8" w:rsidR="009D07EC" w:rsidRDefault="009D07EC" w:rsidP="009D07EC">
      <w:pPr>
        <w:pStyle w:val="FootnoteText"/>
      </w:pPr>
      <w:r>
        <w:rPr>
          <w:rStyle w:val="FootnoteCharacters"/>
        </w:rPr>
        <w:footnoteRef/>
      </w:r>
      <w:r>
        <w:t xml:space="preserve"> The chief editor of the popular edition of </w:t>
      </w:r>
      <w:r>
        <w:rPr>
          <w:i/>
          <w:iCs/>
        </w:rPr>
        <w:t>vacana</w:t>
      </w:r>
      <w:r>
        <w:t xml:space="preserve">s series is </w:t>
      </w:r>
      <w:r w:rsidR="0012336D" w:rsidRPr="0012336D">
        <w:t xml:space="preserve">Eṁ. Eṁ. </w:t>
      </w:r>
      <w:r>
        <w:t xml:space="preserve">Kalaburgi </w:t>
      </w:r>
      <w:r>
        <w:fldChar w:fldCharType="begin"/>
      </w:r>
      <w:r>
        <w:instrText>ADDIN EN.CITE &lt;EndNote&gt;&lt;Cite ExcludeAuth="1"&gt;&lt;Author&gt;Kalaburgi&lt;/Author&gt;&lt;Year&gt;2001 [1993]&lt;/Year&gt;&lt;RecNum&gt;1273&lt;/RecNum&gt;&lt;DisplayText&gt;(2001 [1993]-b)&lt;/DisplayText&gt;&lt;record&gt;&lt;rec-number&gt;1273&lt;/rec-number&gt;&lt;foreign-keys&gt;&lt;key app="EN" db-id="tzxepwdvaze0eoezdvj599exxez9drerd2vv" timestamp="1396029857"&gt;1273&lt;/key&gt;&lt;/foreign-keys&gt;&lt;ref-type name="Edited Book"&gt;28&lt;/ref-type&gt;&lt;contributors&gt;&lt;authors&gt;&lt;author&gt;Kalaburgi, Eṃ. Eṃ.&lt;/author&gt;&lt;/authors&gt;&lt;/contributors&gt;&lt;titles&gt;&lt;title&gt;&lt;style face="normal" font="default" size="100%"&gt;Samagra Vacanas&lt;/style&gt;&lt;style face="normal" font="default" charset="186" size="100%"&gt;āhityada Janapriya Āv&lt;/style&gt;&lt;style face="normal" font="default" size="100%"&gt;ṛtti&lt;/style&gt;&lt;/title&gt;&lt;/titles&gt;&lt;pages&gt;xv-xxxiii&lt;/pages&gt;&lt;num-vols&gt;15&lt;/num-vols&gt;&lt;keywords&gt;&lt;keyword&gt;Kananda&lt;/keyword&gt;&lt;keyword&gt;Virasaiva&lt;/keyword&gt;&lt;/keywords&gt;&lt;dates&gt;&lt;year&gt;2001 [1993]&lt;/year&gt;&lt;/dates&gt;&lt;pub-location&gt;Bangalore&lt;/pub-location&gt;&lt;publisher&gt;Kannada Pusthaka Pradhikara (Kannada Book Authority)&lt;/publisher&gt;&lt;urls&gt;&lt;/urls&gt;&lt;/record&gt;&lt;/Cite&gt;&lt;/EndNote&gt;</w:instrText>
      </w:r>
      <w:r>
        <w:fldChar w:fldCharType="separate"/>
      </w:r>
      <w:r>
        <w:t>(2001 [1993]-b)</w:t>
      </w:r>
      <w:r>
        <w:fldChar w:fldCharType="end"/>
      </w:r>
      <w:r>
        <w:t xml:space="preserve">. This is a popular collection of </w:t>
      </w:r>
      <w:r>
        <w:rPr>
          <w:i/>
          <w:iCs/>
        </w:rPr>
        <w:t>vacana</w:t>
      </w:r>
      <w:r>
        <w:t xml:space="preserve">s and not a critical one, and it is voluminous, a fact that makes the series very useful for locating </w:t>
      </w:r>
      <w:r>
        <w:rPr>
          <w:i/>
          <w:iCs/>
        </w:rPr>
        <w:t>vacana</w:t>
      </w:r>
      <w:r>
        <w:t xml:space="preserve">s. </w:t>
      </w:r>
      <w:r w:rsidRPr="005E690B">
        <w:t xml:space="preserve">I have consulted it for all the vacana references in this article by using the </w:t>
      </w:r>
      <w:r w:rsidRPr="005E690B">
        <w:rPr>
          <w:i/>
          <w:iCs/>
        </w:rPr>
        <w:t>Vacana Sañcaya</w:t>
      </w:r>
      <w:r w:rsidRPr="005E690B">
        <w:t xml:space="preserve"> (“Vacana Collection”) and the </w:t>
      </w:r>
      <w:r w:rsidRPr="005E690B">
        <w:rPr>
          <w:i/>
          <w:iCs/>
        </w:rPr>
        <w:t>Śivaśaraṇara Vacana Sa</w:t>
      </w:r>
      <w:r w:rsidR="009C533C">
        <w:rPr>
          <w:i/>
          <w:iCs/>
        </w:rPr>
        <w:t>m</w:t>
      </w:r>
      <w:r w:rsidRPr="005E690B">
        <w:rPr>
          <w:i/>
          <w:iCs/>
        </w:rPr>
        <w:t>puṭa</w:t>
      </w:r>
      <w:r w:rsidRPr="005E690B">
        <w:t xml:space="preserve"> (“Collection of Vacanas by Śiva’s Saints”), two online search engines based on this printed series. Each online project contains close to 21,000 digitized </w:t>
      </w:r>
      <w:r w:rsidRPr="005E690B">
        <w:rPr>
          <w:i/>
          <w:iCs/>
        </w:rPr>
        <w:t>vacana</w:t>
      </w:r>
      <w:r w:rsidRPr="005E690B">
        <w:t>s (Mahāsvāmigaḷu 2022</w:t>
      </w:r>
      <w:r>
        <w:t xml:space="preserve">, </w:t>
      </w:r>
      <w:r w:rsidRPr="005E690B">
        <w:t>Vasud</w:t>
      </w:r>
      <w:r>
        <w:t>h</w:t>
      </w:r>
      <w:r w:rsidRPr="005E690B">
        <w:t>ēndra and Nāgabhūṣaṇa Svāmi 2014).</w:t>
      </w:r>
    </w:p>
  </w:footnote>
  <w:footnote w:id="55">
    <w:p w14:paraId="0DBCC1CD" w14:textId="78928787" w:rsidR="009D07EC" w:rsidRDefault="009D07EC" w:rsidP="009D07EC">
      <w:pPr>
        <w:pStyle w:val="FootnoteText"/>
      </w:pPr>
      <w:r>
        <w:rPr>
          <w:rStyle w:val="FootnoteCharacters"/>
        </w:rPr>
        <w:footnoteRef/>
      </w:r>
      <w:r>
        <w:t xml:space="preserve"> </w:t>
      </w:r>
      <w:r>
        <w:t xml:space="preserve">Later in the chapter, Basava will indeed offer his wife to the god, disguised as a devotee. </w:t>
      </w:r>
    </w:p>
  </w:footnote>
  <w:footnote w:id="56">
    <w:p w14:paraId="1D638282" w14:textId="77777777" w:rsidR="009D07EC" w:rsidRDefault="009D07EC" w:rsidP="009D07EC">
      <w:pPr>
        <w:pStyle w:val="FootnoteText"/>
      </w:pPr>
      <w:r>
        <w:rPr>
          <w:rStyle w:val="FootnoteCharacters"/>
        </w:rPr>
        <w:footnoteRef/>
      </w:r>
      <w:r>
        <w:t xml:space="preserve"> </w:t>
      </w:r>
      <w:r>
        <w:rPr>
          <w:i/>
          <w:iCs/>
        </w:rPr>
        <w:t>Vacana</w:t>
      </w:r>
      <w:r>
        <w:t xml:space="preserve"> no. 1053 in </w:t>
      </w:r>
      <w:r>
        <w:fldChar w:fldCharType="begin"/>
      </w:r>
      <w:r>
        <w:instrText>ADDIN EN.CITE &lt;EndNote&gt;&lt;Cite AuthorYear="1"&gt;&lt;Author&gt;Kalaburgi&lt;/Author&gt;&lt;Year&gt;2001 [1993]&lt;/Year&gt;&lt;RecNum&gt;1312&lt;/RecNum&gt;&lt;Pages&gt;284&lt;/Pages&gt;&lt;DisplayText&gt;Kalaburgi (2001 [1993]-a, 284)&lt;/DisplayText&gt;&lt;record&gt;&lt;rec-number&gt;1312&lt;/rec-number&gt;&lt;foreign-keys&gt;&lt;key app="EN" db-id="tzxepwdvaze0eoezdvj599exxez9drerd2vv" timestamp="1412212224"&gt;1312&lt;/key&gt;&lt;/foreign-keys&gt;&lt;ref-type name="Edited Book"&gt;28&lt;/ref-type&gt;&lt;contributors&gt;&lt;authors&gt;&lt;author&gt;Kalaburgi, Eṃ. Eṃ.&lt;/author&gt;&lt;/authors&gt;&lt;secondary-authors&gt;&lt;author&gt;Kalaburgi, Eṃ Eṃ&lt;/author&gt;&lt;/secondary-authors&gt;&lt;/contributors&gt;&lt;titles&gt;&lt;title&gt;Basavaṇṇavara Vacanasampuṭa&lt;/title&gt;&lt;secondary-title&gt;&lt;style face="normal" font="default" size="100%"&gt;Samagra Vacanas&lt;/style&gt;&lt;style face="normal" font="default" charset="186" size="100%"&gt;āhityada Janapriya Āv&lt;/style&gt;&lt;style face="normal" font="default" size="100%"&gt;ṛtti&lt;/style&gt;&lt;/secondary-title&gt;&lt;/titles&gt;&lt;pages&gt;xv-xxxiii&lt;/pages&gt;&lt;volume&gt;1&lt;/volume&gt;&lt;num-vols&gt;15&lt;/num-vols&gt;&lt;keywords&gt;&lt;keyword&gt;Kananda&lt;/keyword&gt;&lt;keyword&gt;Virasaiva&lt;/keyword&gt;&lt;/keywords&gt;&lt;dates&gt;&lt;year&gt;2001 [1993]&lt;/year&gt;&lt;/dates&gt;&lt;pub-location&gt;Bangalore&lt;/pub-location&gt;&lt;publisher&gt;Kannada Pusthaka Pradhikara (Kannada Book Authority)&lt;/publisher&gt;&lt;urls&gt;&lt;/urls&gt;&lt;/record&gt;&lt;/Cite&gt;&lt;/EndNote&gt;</w:instrText>
      </w:r>
      <w:r>
        <w:fldChar w:fldCharType="separate"/>
      </w:r>
      <w:r>
        <w:t>Kalaburgi (2001 [1993]-a, 284)</w:t>
      </w:r>
      <w:r>
        <w:fldChar w:fldCharType="end"/>
      </w:r>
      <w:r>
        <w:t xml:space="preserve">: </w:t>
      </w:r>
      <w:r>
        <w:rPr>
          <w:i/>
          <w:iCs/>
        </w:rPr>
        <w:t>āne bhaṇḍāra lāyada kudureya bēḍuvar ill</w:t>
      </w:r>
      <w:r>
        <w:rPr>
          <w:i/>
          <w:iCs/>
        </w:rPr>
        <w:t>ad</w:t>
      </w:r>
      <w:r>
        <w:rPr>
          <w:i/>
          <w:iCs/>
        </w:rPr>
        <w:t>e baḍav’ āden ayyā | bēḍuvud’ ēnu dēvā | munna bēḍide sindhuballāḷana vadhuvanu | innu bēḍidaḍe nigaḷavan ikkuve | bēḍida śaraṇarige nīḍad’ irdaḍe taledaṇḍa | kūḍalasaṅgamadēvā</w:t>
      </w:r>
      <w:r>
        <w:t>.</w:t>
      </w:r>
    </w:p>
  </w:footnote>
  <w:footnote w:id="57">
    <w:p w14:paraId="0D926F13" w14:textId="150BC4FE" w:rsidR="009D07EC" w:rsidRDefault="009D07EC" w:rsidP="009D07EC">
      <w:pPr>
        <w:pStyle w:val="FootnoteText"/>
      </w:pPr>
      <w:r>
        <w:rPr>
          <w:rStyle w:val="FootnoteCharacters"/>
        </w:rPr>
        <w:footnoteRef/>
      </w:r>
      <w:r>
        <w:t xml:space="preserve"> </w:t>
      </w:r>
      <w:r w:rsidRPr="00733C75">
        <w:rPr>
          <w:i/>
          <w:iCs/>
        </w:rPr>
        <w:t>Basav</w:t>
      </w:r>
      <w:r w:rsidRPr="00733C75">
        <w:rPr>
          <w:rFonts w:hint="eastAsia"/>
          <w:i/>
          <w:iCs/>
        </w:rPr>
        <w:t>ēś</w:t>
      </w:r>
      <w:r w:rsidRPr="00733C75">
        <w:rPr>
          <w:i/>
          <w:iCs/>
        </w:rPr>
        <w:t>vara D</w:t>
      </w:r>
      <w:r w:rsidRPr="00733C75">
        <w:rPr>
          <w:rFonts w:hint="eastAsia"/>
          <w:i/>
          <w:iCs/>
        </w:rPr>
        <w:t>ē</w:t>
      </w:r>
      <w:r w:rsidRPr="00733C75">
        <w:rPr>
          <w:i/>
          <w:iCs/>
        </w:rPr>
        <w:t>vara</w:t>
      </w:r>
      <w:r>
        <w:rPr>
          <w:i/>
          <w:iCs/>
        </w:rPr>
        <w:t xml:space="preserve"> Ragaḷe</w:t>
      </w:r>
      <w:r>
        <w:t xml:space="preserve"> 12</w:t>
      </w:r>
      <w:r>
        <w:t xml:space="preserve">, </w:t>
      </w:r>
      <w:r>
        <w:t xml:space="preserve">prose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w:t>
      </w:r>
      <w:r>
        <w:t>ra (1976, 8</w:t>
      </w:r>
      <w:r>
        <w:t>8)</w:t>
      </w:r>
      <w:r>
        <w:fldChar w:fldCharType="end"/>
      </w:r>
      <w:r>
        <w:t xml:space="preserve">: </w:t>
      </w:r>
      <w:r>
        <w:rPr>
          <w:i/>
          <w:iCs/>
        </w:rPr>
        <w:t>a</w:t>
      </w:r>
      <w:r>
        <w:rPr>
          <w:i/>
          <w:iCs/>
        </w:rPr>
        <w:t>ñ</w:t>
      </w:r>
      <w:r>
        <w:rPr>
          <w:i/>
          <w:iCs/>
        </w:rPr>
        <w:t>jadir dēva parīkṣege te</w:t>
      </w:r>
      <w:r>
        <w:rPr>
          <w:rFonts w:cs="Times Ext Roman"/>
          <w:i/>
          <w:iCs/>
        </w:rPr>
        <w:t>ṟ</w:t>
      </w:r>
      <w:r>
        <w:rPr>
          <w:i/>
          <w:iCs/>
        </w:rPr>
        <w:t>ah’ illa</w:t>
      </w:r>
      <w:r>
        <w:rPr>
          <w:i/>
          <w:iCs/>
        </w:rPr>
        <w:t>ṁ</w:t>
      </w:r>
      <w:r>
        <w:rPr>
          <w:i/>
          <w:iCs/>
        </w:rPr>
        <w:t xml:space="preserve"> kaṭṭiden o</w:t>
      </w:r>
      <w:r>
        <w:rPr>
          <w:rFonts w:cs="Times Ext Roman"/>
          <w:i/>
          <w:iCs/>
        </w:rPr>
        <w:t>ṟ</w:t>
      </w:r>
      <w:r>
        <w:rPr>
          <w:i/>
          <w:iCs/>
        </w:rPr>
        <w:t>eya biṭṭe jannigey ē</w:t>
      </w:r>
      <w:r>
        <w:rPr>
          <w:rFonts w:cs="Times Ext Roman"/>
          <w:i/>
          <w:iCs/>
        </w:rPr>
        <w:t>ṟ</w:t>
      </w:r>
      <w:r>
        <w:rPr>
          <w:i/>
          <w:iCs/>
        </w:rPr>
        <w:t>an ōḍad’ ir’ ōḍad’ iru śaraṇara maneya biridin’ a</w:t>
      </w:r>
      <w:r>
        <w:rPr>
          <w:i/>
          <w:iCs/>
        </w:rPr>
        <w:t>ṅ</w:t>
      </w:r>
      <w:r>
        <w:rPr>
          <w:i/>
          <w:iCs/>
        </w:rPr>
        <w:t>ka</w:t>
      </w:r>
      <w:r>
        <w:rPr>
          <w:i/>
          <w:iCs/>
        </w:rPr>
        <w:t>ṅ</w:t>
      </w:r>
      <w:r>
        <w:rPr>
          <w:i/>
          <w:iCs/>
        </w:rPr>
        <w:t>kakke himmeṭṭad’ ir’ el’ ele dēva ele ta</w:t>
      </w:r>
      <w:r w:rsidR="009C533C">
        <w:rPr>
          <w:i/>
          <w:iCs/>
        </w:rPr>
        <w:t>n</w:t>
      </w:r>
      <w:r>
        <w:rPr>
          <w:i/>
          <w:iCs/>
        </w:rPr>
        <w:t>de el’ ele ha</w:t>
      </w:r>
      <w:r>
        <w:rPr>
          <w:i/>
          <w:iCs/>
        </w:rPr>
        <w:t>n</w:t>
      </w:r>
      <w:r>
        <w:rPr>
          <w:i/>
          <w:iCs/>
        </w:rPr>
        <w:t>de kūḍalasa</w:t>
      </w:r>
      <w:r>
        <w:rPr>
          <w:i/>
          <w:iCs/>
        </w:rPr>
        <w:t>ṅ</w:t>
      </w:r>
      <w:r>
        <w:rPr>
          <w:i/>
          <w:iCs/>
        </w:rPr>
        <w:t>ga.</w:t>
      </w:r>
    </w:p>
  </w:footnote>
  <w:footnote w:id="58">
    <w:p w14:paraId="45BBE812" w14:textId="7729F62B" w:rsidR="009D07EC" w:rsidRDefault="009D07EC" w:rsidP="00565806">
      <w:pPr>
        <w:pStyle w:val="FootnoteText"/>
        <w:rPr>
          <w:i/>
          <w:iCs/>
        </w:rPr>
      </w:pPr>
      <w:r>
        <w:rPr>
          <w:rStyle w:val="FootnoteCharacters"/>
        </w:rPr>
        <w:footnoteRef/>
      </w:r>
      <w:r>
        <w:t xml:space="preserve"> See </w:t>
      </w:r>
      <w:r>
        <w:rPr>
          <w:i/>
          <w:iCs/>
        </w:rPr>
        <w:t>vacana</w:t>
      </w:r>
      <w:r>
        <w:t xml:space="preserve"> no. 701 in </w:t>
      </w:r>
      <w:r>
        <w:fldChar w:fldCharType="begin"/>
      </w:r>
      <w:r>
        <w:instrText>ADDIN EN.CITE &lt;EndNote&gt;&lt;Cite&gt;&lt;Author&gt;Kalaburgi&lt;/Author&gt;&lt;Year&gt;2001 [1993]&lt;/Year&gt;&lt;RecNum&gt;1312&lt;/RecNum&gt;&lt;Pages&gt;175&lt;/Pages&gt;&lt;DisplayText&gt;(Kalaburgi 2001 [1993]-a, 175)&lt;/DisplayText&gt;&lt;record&gt;&lt;rec-number&gt;1312&lt;/rec-number&gt;&lt;foreign-keys&gt;&lt;key app="EN" db-id="tzxepwdvaze0eoezdvj599exxez9drerd2vv" timestamp="1412212224"&gt;1312&lt;/key&gt;&lt;/foreign-keys&gt;&lt;ref-type name="Edited Book"&gt;28&lt;/ref-type&gt;&lt;contributors&gt;&lt;authors&gt;&lt;author&gt;Kalaburgi, Eṃ. Eṃ.&lt;/author&gt;&lt;/authors&gt;&lt;secondary-authors&gt;&lt;author&gt;Kalaburgi, Eṃ Eṃ&lt;/author&gt;&lt;/secondary-authors&gt;&lt;/contributors&gt;&lt;titles&gt;&lt;title&gt;Basavaṇṇavara Vacanasampuṭa&lt;/title&gt;&lt;secondary-title&gt;&lt;style face="normal" font="default" size="100%"&gt;Samagra Vacanas&lt;/style&gt;&lt;style face="normal" font="default" charset="186" size="100%"&gt;āhityada Janapriya Āv&lt;/style&gt;&lt;style face="normal" font="default" size="100%"&gt;ṛtti&lt;/style&gt;&lt;/secondary-title&gt;&lt;/titles&gt;&lt;pages&gt;xv-xxxiii&lt;/pages&gt;&lt;volume&gt;1&lt;/volume&gt;&lt;num-vols&gt;15&lt;/num-vols&gt;&lt;keywords&gt;&lt;keyword&gt;Kananda&lt;/keyword&gt;&lt;keyword&gt;Virasaiva&lt;/keyword&gt;&lt;/keywords&gt;&lt;dates&gt;&lt;year&gt;2001 [1993]&lt;/year&gt;&lt;/dates&gt;&lt;pub-location&gt;Bangalore&lt;/pub-location&gt;&lt;publisher&gt;Kannada Pusthaka Pradhikara (Kannada Book Authority)&lt;/publisher&gt;&lt;urls&gt;&lt;/urls&gt;&lt;/record&gt;&lt;/Cite&gt;&lt;/EndNote&gt;</w:instrText>
      </w:r>
      <w:r>
        <w:fldChar w:fldCharType="separate"/>
      </w:r>
      <w:r>
        <w:t>(Kalaburgi (2001 [1993]-a, 175)</w:t>
      </w:r>
      <w:r>
        <w:fldChar w:fldCharType="end"/>
      </w:r>
      <w:r>
        <w:t xml:space="preserve">: </w:t>
      </w:r>
      <w:r>
        <w:rPr>
          <w:i/>
          <w:iCs/>
        </w:rPr>
        <w:t>kaṭṭiden o</w:t>
      </w:r>
      <w:r>
        <w:rPr>
          <w:rFonts w:cs="Times Ext Roman"/>
          <w:i/>
          <w:iCs/>
        </w:rPr>
        <w:t>reya biṭṭe jannigey ara | muṭṭi ba</w:t>
      </w:r>
      <w:r w:rsidR="009C533C">
        <w:rPr>
          <w:rFonts w:cs="Times Ext Roman"/>
          <w:i/>
          <w:iCs/>
        </w:rPr>
        <w:t>n</w:t>
      </w:r>
      <w:r>
        <w:rPr>
          <w:rFonts w:cs="Times Ext Roman"/>
          <w:i/>
          <w:iCs/>
        </w:rPr>
        <w:t>d’ ir’ idaḍe ōsarisuvan alla | ōḍad’ iru ōḍad’ iru | nimma śaraṇara maneya biridina a</w:t>
      </w:r>
      <w:r>
        <w:rPr>
          <w:rFonts w:cs="Times Ext Roman"/>
          <w:i/>
          <w:iCs/>
        </w:rPr>
        <w:t>ṅ</w:t>
      </w:r>
      <w:r>
        <w:rPr>
          <w:rFonts w:cs="Times Ext Roman"/>
          <w:i/>
          <w:iCs/>
        </w:rPr>
        <w:t>kakāra | ōḍad’ iru ōḍad’ iru ele ele dēvā | ele ele svāmi | ele ele ha</w:t>
      </w:r>
      <w:r>
        <w:rPr>
          <w:rFonts w:cs="Times Ext Roman"/>
          <w:i/>
          <w:iCs/>
        </w:rPr>
        <w:t>n</w:t>
      </w:r>
      <w:r>
        <w:rPr>
          <w:rFonts w:cs="Times Ext Roman"/>
          <w:i/>
          <w:iCs/>
        </w:rPr>
        <w:t>de | kūḍalasa</w:t>
      </w:r>
      <w:r>
        <w:rPr>
          <w:rFonts w:cs="Times Ext Roman"/>
          <w:i/>
          <w:iCs/>
        </w:rPr>
        <w:t>ṅ</w:t>
      </w:r>
      <w:r>
        <w:rPr>
          <w:rFonts w:cs="Times Ext Roman"/>
          <w:i/>
          <w:iCs/>
        </w:rPr>
        <w:t>gamadēvā.</w:t>
      </w:r>
    </w:p>
  </w:footnote>
  <w:footnote w:id="59">
    <w:p w14:paraId="54C2CEE8" w14:textId="0B7F6083" w:rsidR="009D07EC" w:rsidRDefault="009D07EC" w:rsidP="009D07EC">
      <w:pPr>
        <w:pStyle w:val="FootnoteText"/>
      </w:pPr>
      <w:r>
        <w:rPr>
          <w:rStyle w:val="FootnoteCharacters"/>
        </w:rPr>
        <w:footnoteRef/>
      </w:r>
      <w:r>
        <w:t xml:space="preserve"> </w:t>
      </w:r>
      <w:r w:rsidRPr="00733C75">
        <w:rPr>
          <w:i/>
          <w:iCs/>
        </w:rPr>
        <w:t>Basav</w:t>
      </w:r>
      <w:r w:rsidRPr="00733C75">
        <w:rPr>
          <w:rFonts w:hint="eastAsia"/>
          <w:i/>
          <w:iCs/>
        </w:rPr>
        <w:t>ēś</w:t>
      </w:r>
      <w:r w:rsidRPr="00733C75">
        <w:rPr>
          <w:i/>
          <w:iCs/>
        </w:rPr>
        <w:t>vara D</w:t>
      </w:r>
      <w:r w:rsidRPr="00733C75">
        <w:rPr>
          <w:rFonts w:hint="eastAsia"/>
          <w:i/>
          <w:iCs/>
        </w:rPr>
        <w:t>ē</w:t>
      </w:r>
      <w:r w:rsidRPr="00733C75">
        <w:rPr>
          <w:i/>
          <w:iCs/>
        </w:rPr>
        <w:t>vara</w:t>
      </w:r>
      <w:r>
        <w:rPr>
          <w:i/>
          <w:iCs/>
        </w:rPr>
        <w:t xml:space="preserve"> Ragaḷe</w:t>
      </w:r>
      <w:r>
        <w:t xml:space="preserve"> 1.59–65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 xml:space="preserve">Harihara and Suṅkāpura (1976, </w:t>
      </w:r>
      <w:r>
        <w:t>25)</w:t>
      </w:r>
      <w:r>
        <w:fldChar w:fldCharType="end"/>
      </w:r>
      <w:r>
        <w:t>:</w:t>
      </w:r>
      <w:r w:rsidR="00565806">
        <w:t xml:space="preserve"> </w:t>
      </w:r>
      <w:r>
        <w:rPr>
          <w:i/>
          <w:iCs/>
        </w:rPr>
        <w:t>…  koḍade ennaya kumāraṅge | eseva nijabhaktibhūṣaṇan enipa vīraṅge | emage koḍad’ irdaḍa</w:t>
      </w:r>
      <w:r>
        <w:rPr>
          <w:i/>
          <w:iCs/>
        </w:rPr>
        <w:t>ṁ</w:t>
      </w:r>
      <w:r>
        <w:rPr>
          <w:i/>
          <w:iCs/>
        </w:rPr>
        <w:t xml:space="preserve"> sairisuvev’ āv ’ayya | vimalaśiśuviṅge husi nuḍiye sairisev’ ayya | idaṟindav’ ondu janana</w:t>
      </w:r>
      <w:r>
        <w:rPr>
          <w:i/>
          <w:iCs/>
        </w:rPr>
        <w:t>ṁ</w:t>
      </w:r>
      <w:r>
        <w:rPr>
          <w:i/>
          <w:iCs/>
        </w:rPr>
        <w:t xml:space="preserve"> ninage dorakitu | mudadi</w:t>
      </w:r>
      <w:r>
        <w:rPr>
          <w:i/>
          <w:iCs/>
        </w:rPr>
        <w:t>n</w:t>
      </w:r>
      <w:r>
        <w:rPr>
          <w:i/>
          <w:iCs/>
        </w:rPr>
        <w:t>de hōg’ ayya jananava nī hottu | dharaṇiyoḷu v</w:t>
      </w:r>
      <w:r>
        <w:rPr>
          <w:i/>
          <w:iCs/>
        </w:rPr>
        <w:t>r̥</w:t>
      </w:r>
      <w:r>
        <w:rPr>
          <w:i/>
          <w:iCs/>
        </w:rPr>
        <w:t>ṣabhamukha</w:t>
      </w:r>
      <w:r>
        <w:rPr>
          <w:i/>
          <w:iCs/>
        </w:rPr>
        <w:t xml:space="preserve"> huṭṭu</w:t>
      </w:r>
      <w:r>
        <w:rPr>
          <w:i/>
          <w:iCs/>
        </w:rPr>
        <w:t> …</w:t>
      </w:r>
    </w:p>
  </w:footnote>
  <w:footnote w:id="60">
    <w:p w14:paraId="5088885A" w14:textId="692DDC6A" w:rsidR="009D07EC" w:rsidRDefault="009D07EC" w:rsidP="009D07EC">
      <w:pPr>
        <w:pStyle w:val="FootnoteText"/>
        <w:rPr>
          <w:i/>
          <w:iCs/>
        </w:rPr>
      </w:pPr>
      <w:r>
        <w:rPr>
          <w:rStyle w:val="FootnoteCharacters"/>
        </w:rPr>
        <w:footnoteRef/>
      </w:r>
      <w:r>
        <w:t xml:space="preserve"> </w:t>
      </w:r>
      <w:r w:rsidRPr="00733C75">
        <w:rPr>
          <w:i/>
          <w:iCs/>
        </w:rPr>
        <w:t>Basav</w:t>
      </w:r>
      <w:r w:rsidRPr="00733C75">
        <w:rPr>
          <w:rFonts w:hint="eastAsia"/>
          <w:i/>
          <w:iCs/>
        </w:rPr>
        <w:t>ēś</w:t>
      </w:r>
      <w:r w:rsidRPr="00733C75">
        <w:rPr>
          <w:i/>
          <w:iCs/>
        </w:rPr>
        <w:t>vara D</w:t>
      </w:r>
      <w:r w:rsidRPr="00733C75">
        <w:rPr>
          <w:rFonts w:hint="eastAsia"/>
          <w:i/>
          <w:iCs/>
        </w:rPr>
        <w:t>ē</w:t>
      </w:r>
      <w:r w:rsidRPr="00733C75">
        <w:rPr>
          <w:i/>
          <w:iCs/>
        </w:rPr>
        <w:t>vara</w:t>
      </w:r>
      <w:r>
        <w:rPr>
          <w:i/>
          <w:iCs/>
        </w:rPr>
        <w:t xml:space="preserve"> Ragaḷe</w:t>
      </w:r>
      <w:r>
        <w:t xml:space="preserve"> 13.7–8 in Harihara and Suṅkāpura (1976, 92): </w:t>
      </w:r>
      <w:r>
        <w:rPr>
          <w:i/>
          <w:iCs/>
        </w:rPr>
        <w:t>anuvan allamadēvan a</w:t>
      </w:r>
      <w:r>
        <w:rPr>
          <w:rFonts w:cs="Times Ext Roman"/>
          <w:i/>
          <w:iCs/>
        </w:rPr>
        <w:t>ṟupida</w:t>
      </w:r>
      <w:r>
        <w:rPr>
          <w:rFonts w:cs="Times Ext Roman"/>
          <w:i/>
          <w:iCs/>
        </w:rPr>
        <w:t>ṁ</w:t>
      </w:r>
      <w:r>
        <w:rPr>
          <w:rFonts w:cs="Times Ext Roman"/>
          <w:i/>
          <w:iCs/>
        </w:rPr>
        <w:t xml:space="preserve"> tān e</w:t>
      </w:r>
      <w:r>
        <w:rPr>
          <w:rFonts w:cs="Times Ext Roman"/>
          <w:i/>
          <w:iCs/>
        </w:rPr>
        <w:t>n</w:t>
      </w:r>
      <w:r>
        <w:rPr>
          <w:rFonts w:cs="Times Ext Roman"/>
          <w:i/>
          <w:iCs/>
        </w:rPr>
        <w:t>du | manavāre gītama</w:t>
      </w:r>
      <w:r>
        <w:rPr>
          <w:rFonts w:cs="Times Ext Roman"/>
          <w:i/>
          <w:iCs/>
        </w:rPr>
        <w:t>ṁ</w:t>
      </w:r>
      <w:r>
        <w:rPr>
          <w:rFonts w:cs="Times Ext Roman"/>
          <w:i/>
          <w:iCs/>
        </w:rPr>
        <w:t xml:space="preserve"> pāḍuttal iral a</w:t>
      </w:r>
      <w:r w:rsidR="009C533C">
        <w:rPr>
          <w:rFonts w:cs="Times Ext Roman"/>
          <w:i/>
          <w:iCs/>
        </w:rPr>
        <w:t>n</w:t>
      </w:r>
      <w:r>
        <w:rPr>
          <w:rFonts w:cs="Times Ext Roman"/>
          <w:i/>
          <w:iCs/>
        </w:rPr>
        <w:t>du.</w:t>
      </w:r>
    </w:p>
  </w:footnote>
  <w:footnote w:id="61">
    <w:p w14:paraId="20E3B805" w14:textId="209E5151" w:rsidR="009D07EC" w:rsidRDefault="009D07EC" w:rsidP="009D07EC">
      <w:pPr>
        <w:pStyle w:val="FootnoteText"/>
      </w:pPr>
      <w:r>
        <w:rPr>
          <w:rStyle w:val="FootnoteCharacters"/>
        </w:rPr>
        <w:footnoteRef/>
      </w:r>
      <w:r>
        <w:t xml:space="preserve"> </w:t>
      </w:r>
      <w:r>
        <w:rPr>
          <w:i/>
          <w:iCs/>
        </w:rPr>
        <w:t>Vacana</w:t>
      </w:r>
      <w:r>
        <w:t xml:space="preserve"> no. 1303 in </w:t>
      </w:r>
      <w:r>
        <w:fldChar w:fldCharType="begin"/>
      </w:r>
      <w:r>
        <w:instrText>ADDIN EN.CITE &lt;EndNote&gt;&lt;Cite AuthorYear="1"&gt;&lt;Author&gt;Kalaburgi&lt;/Author&gt;&lt;Year&gt;2001 [1993]&lt;/Year&gt;&lt;RecNum&gt;1312&lt;/RecNum&gt;&lt;Pages&gt;359&lt;/Pages&gt;&lt;DisplayText&gt;Kalaburgi (2001 [1993]-a, 359)&lt;/DisplayText&gt;&lt;record&gt;&lt;rec-number&gt;1312&lt;/rec-number&gt;&lt;foreign-keys&gt;&lt;key app="EN" db-id="tzxepwdvaze0eoezdvj599exxez9drerd2vv" timestamp="1412212224"&gt;1312&lt;/key&gt;&lt;/foreign-keys&gt;&lt;ref-type name="Edited Book"&gt;28&lt;/ref-type&gt;&lt;contributors&gt;&lt;authors&gt;&lt;author&gt;Kalaburgi, Eṃ. Eṃ.&lt;/author&gt;&lt;/authors&gt;&lt;secondary-authors&gt;&lt;author&gt;Kalaburgi, Eṃ Eṃ&lt;/author&gt;&lt;/secondary-authors&gt;&lt;/contributors&gt;&lt;titles&gt;&lt;title&gt;Basavaṇṇavara Vacanasampuṭa&lt;/title&gt;&lt;secondary-title&gt;&lt;style face="normal" font="default" size="100%"&gt;Samagra Vacanas&lt;/style&gt;&lt;style face="normal" font="default" charset="186" size="100%"&gt;āhityada Janapriya Āv&lt;/style&gt;&lt;style face="normal" font="default" size="100%"&gt;ṛtti&lt;/style&gt;&lt;/secondary-title&gt;&lt;/titles&gt;&lt;pages&gt;xv-xxxiii&lt;/pages&gt;&lt;volume&gt;1&lt;/volume&gt;&lt;num-vols&gt;15&lt;/num-vols&gt;&lt;keywords&gt;&lt;keyword&gt;Kananda&lt;/keyword&gt;&lt;keyword&gt;Virasaiva&lt;/keyword&gt;&lt;/keywords&gt;&lt;dates&gt;&lt;year&gt;2001 [1993]&lt;/year&gt;&lt;/dates&gt;&lt;pub-location&gt;Bangalore&lt;/pub-location&gt;&lt;publisher&gt;Kannada Pusthaka Pradhikara (Kannada Book Authority)&lt;/publisher&gt;&lt;urls&gt;&lt;/urls&gt;&lt;/record&gt;&lt;/Cite&gt;&lt;/EndNote&gt;</w:instrText>
      </w:r>
      <w:r>
        <w:fldChar w:fldCharType="separate"/>
      </w:r>
      <w:r>
        <w:t>Kalaburgi (2001 [1993]-a, 359)</w:t>
      </w:r>
      <w:r>
        <w:fldChar w:fldCharType="end"/>
      </w:r>
      <w:r>
        <w:t xml:space="preserve">: </w:t>
      </w:r>
      <w:r>
        <w:t xml:space="preserve">…  </w:t>
      </w:r>
      <w:r>
        <w:rPr>
          <w:i/>
          <w:iCs/>
        </w:rPr>
        <w:t>īy anuva allama tōridanu</w:t>
      </w:r>
      <w:r>
        <w:t>.</w:t>
      </w:r>
    </w:p>
  </w:footnote>
  <w:footnote w:id="62">
    <w:p w14:paraId="5B174AB1"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AuthorYear="1"&gt;&lt;Author&gt;Basavarāju&lt;/Author&gt;&lt;Year&gt;2007 [1966]&lt;/Year&gt;&lt;RecNum&gt;2275&lt;/RecNum&gt;&lt;Pages&gt;29&lt;/Pages&gt;&lt;DisplayText&gt;Basavarāju (2007 [1966], 29)&lt;/DisplayText&gt;&lt;record&gt;&lt;rec-number&gt;2275&lt;/rec-number&gt;&lt;foreign-keys&gt;&lt;key app="EN" db-id="tzxepwdvaze0eoezdvj599exxez9drerd2vv" timestamp="1629371521"&gt;2275&lt;/key&gt;&lt;/foreign-keys&gt;&lt;ref-type name="Book"&gt;6&lt;/ref-type&gt;&lt;contributors&gt;&lt;authors&gt;&lt;author&gt;&lt;style face="normal" font="default" size="100%"&gt;Basavar&lt;/style&gt;&lt;style face="normal" font="default" charset="238" size="100%"&gt;ā&lt;/style&gt;&lt;style face="normal" font="default" size="100%"&gt;ju, El.&lt;/style&gt;&lt;/author&gt;&lt;/authors&gt;&lt;/contributors&gt;&lt;titles&gt;&lt;title&gt;Akkana Vacanagaḷu&lt;/title&gt;&lt;/titles&gt;&lt;dates&gt;&lt;year&gt;2007 [1966]&lt;/year&gt;&lt;/dates&gt;&lt;pub-location&gt;Mysore&lt;/pub-location&gt;&lt;publisher&gt;Geetha Book House&lt;/publisher&gt;&lt;urls&gt;&lt;/urls&gt;&lt;/record&gt;&lt;/Cite&gt;&lt;/EndNote&gt;</w:instrText>
      </w:r>
      <w:r>
        <w:fldChar w:fldCharType="separate"/>
      </w:r>
      <w:r>
        <w:t>Basavarāju (2007 [1966], 29)</w:t>
      </w:r>
      <w:r>
        <w:fldChar w:fldCharType="end"/>
      </w:r>
      <w:r>
        <w:t>.</w:t>
      </w:r>
    </w:p>
  </w:footnote>
  <w:footnote w:id="63">
    <w:p w14:paraId="27994EF4" w14:textId="7513E605" w:rsidR="009D07EC" w:rsidRDefault="009D07EC" w:rsidP="009D07EC">
      <w:pPr>
        <w:pStyle w:val="FootnoteText"/>
      </w:pPr>
      <w:r>
        <w:rPr>
          <w:rStyle w:val="FootnoteCharacters"/>
        </w:rPr>
        <w:footnoteRef/>
      </w:r>
      <w:r>
        <w:t xml:space="preserve"> See </w:t>
      </w:r>
      <w:r>
        <w:fldChar w:fldCharType="begin"/>
      </w:r>
      <w:r>
        <w:instrText>ADDIN EN.CITE</w:instrText>
      </w:r>
      <w:r>
        <w:fldChar w:fldCharType="begin"/>
      </w:r>
      <w:r>
        <w:instrText>ADDIN EN.CITE.DATA</w:instrText>
      </w:r>
      <w:r w:rsidR="00000000">
        <w:fldChar w:fldCharType="separate"/>
      </w:r>
      <w:r>
        <w:fldChar w:fldCharType="end"/>
      </w:r>
      <w:r>
        <w:fldChar w:fldCharType="separate"/>
      </w:r>
      <w:r>
        <w:t xml:space="preserve">Hawley (2015, 335); Ramaswamy </w:t>
      </w:r>
      <w:r>
        <w:t>(2</w:t>
      </w:r>
      <w:r>
        <w:t>007; 1996); Ramanujan (1973, 111–42)</w:t>
      </w:r>
      <w:r>
        <w:fldChar w:fldCharType="end"/>
      </w:r>
      <w:r>
        <w:t>.</w:t>
      </w:r>
    </w:p>
  </w:footnote>
  <w:footnote w:id="64">
    <w:p w14:paraId="3F76BAA3" w14:textId="77777777" w:rsidR="009D07EC" w:rsidRDefault="009D07EC" w:rsidP="009D07EC">
      <w:pPr>
        <w:pStyle w:val="FootnoteText"/>
      </w:pPr>
      <w:r>
        <w:rPr>
          <w:rStyle w:val="FootnoteCharacters"/>
        </w:rPr>
        <w:footnoteRef/>
      </w:r>
      <w:r>
        <w:t xml:space="preserve"> </w:t>
      </w:r>
      <w:r>
        <w:fldChar w:fldCharType="begin"/>
      </w:r>
      <w:r>
        <w:instrText>ADDIN EN.CITE &lt;EndNote&gt;&lt;Cite AuthorYear="1"&gt;&lt;Author&gt;Ramanujan&lt;/Author&gt;&lt;Year&gt;1989&lt;/Year&gt;&lt;RecNum&gt;1405&lt;/RecNum&gt;&lt;DisplayText&gt;Ramanujan (1989)&lt;/DisplayText&gt;&lt;record&gt;&lt;rec-number&gt;1405&lt;/rec-number&gt;&lt;foreign-keys&gt;&lt;key app="EN" db-id="tzxepwdvaze0eoezdvj599exxez9drerd2vv" timestamp="1441300281"&gt;1405&lt;/key&gt;&lt;/foreign-keys&gt;&lt;ref-type name="Journal Article"&gt;17&lt;/ref-type&gt;&lt;contributors&gt;&lt;authors&gt;&lt;author&gt;Ramanujan, A. K.&lt;/author&gt;&lt;/authors&gt;&lt;/contributors&gt;&lt;titles&gt;&lt;title&gt;Talking to God in the Mother Tongue&lt;/title&gt;&lt;secondary-title&gt;Manushi&lt;/secondary-title&gt;&lt;/titles&gt;&lt;periodical&gt;&lt;full-title&gt;Manushi&lt;/full-title&gt;&lt;/periodical&gt;&lt;pages&gt;9–14&lt;/pages&gt;&lt;volume&gt;50-51-52&lt;/volume&gt;&lt;keywords&gt;&lt;keyword&gt;Women India Social conditions.&lt;/keyword&gt;&lt;keyword&gt;Women in development India&lt;/keyword&gt;&lt;keyword&gt;Women in politics India.&lt;/keyword&gt;&lt;/keywords&gt;&lt;dates&gt;&lt;year&gt;1989&lt;/year&gt;&lt;/dates&gt;&lt;pub-location&gt;New Delhi&lt;/pub-location&gt;&lt;publisher&gt;Manushi Trust&lt;/publisher&gt;&lt;isbn&gt;0862321786 (pbk.)&amp;#xD;0862321778 (hard)&lt;/isbn&gt;&lt;accession-num&gt;699581&lt;/accession-num&gt;&lt;call-num&gt;Regenstein, Bookstacks HQ1743.I50 1984&lt;/call-num&gt;&lt;urls&gt;&lt;/urls&gt;&lt;/record&gt;&lt;/Cite&gt;&lt;/EndNote&gt;</w:instrText>
      </w:r>
      <w:r>
        <w:fldChar w:fldCharType="separate"/>
      </w:r>
      <w:r>
        <w:t>Ramanujan (1989)</w:t>
      </w:r>
      <w:r>
        <w:fldChar w:fldCharType="end"/>
      </w:r>
      <w:r>
        <w:t>.</w:t>
      </w:r>
    </w:p>
  </w:footnote>
  <w:footnote w:id="65">
    <w:p w14:paraId="48E2CA71" w14:textId="25118BBA" w:rsidR="009D07EC" w:rsidRDefault="009D07EC" w:rsidP="009D07EC">
      <w:pPr>
        <w:pStyle w:val="FootnoteText"/>
      </w:pPr>
      <w:r>
        <w:rPr>
          <w:rStyle w:val="FootnoteCharacters"/>
        </w:rPr>
        <w:footnoteRef/>
      </w:r>
      <w:r>
        <w:t xml:space="preserve"> </w:t>
      </w:r>
      <w:r>
        <w:rPr>
          <w:i/>
          <w:iCs/>
        </w:rPr>
        <w:t>Mahādēviyakkana Ragaḷe</w:t>
      </w:r>
      <w:r>
        <w:t xml:space="preserve"> 5.147–56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133)</w:t>
      </w:r>
      <w:r>
        <w:fldChar w:fldCharType="end"/>
      </w:r>
      <w:r>
        <w:t xml:space="preserve">: </w:t>
      </w:r>
      <w:r>
        <w:rPr>
          <w:i/>
          <w:iCs/>
        </w:rPr>
        <w:t>gītadoḷa</w:t>
      </w:r>
      <w:r>
        <w:rPr>
          <w:i/>
          <w:iCs/>
        </w:rPr>
        <w:t>g</w:t>
      </w:r>
      <w:r>
        <w:rPr>
          <w:i/>
          <w:iCs/>
        </w:rPr>
        <w:t>e nūtna</w:t>
      </w:r>
      <w:r>
        <w:rPr>
          <w:i/>
          <w:iCs/>
        </w:rPr>
        <w:t xml:space="preserve"> </w:t>
      </w:r>
      <w:r>
        <w:t xml:space="preserve">[sic] </w:t>
      </w:r>
      <w:r>
        <w:rPr>
          <w:i/>
          <w:iCs/>
        </w:rPr>
        <w:t>bhakti jātav’ āgal ōtu pāḍi | gītadoḷage śarvan’ a</w:t>
      </w:r>
      <w:r>
        <w:rPr>
          <w:rFonts w:cs="Times Ext Roman"/>
          <w:i/>
          <w:iCs/>
        </w:rPr>
        <w:t>ṟ</w:t>
      </w:r>
      <w:r>
        <w:rPr>
          <w:i/>
          <w:iCs/>
        </w:rPr>
        <w:t>ivu te</w:t>
      </w:r>
      <w:r>
        <w:rPr>
          <w:rFonts w:cs="Times Ext Roman"/>
          <w:i/>
          <w:iCs/>
        </w:rPr>
        <w:t>ṟ</w:t>
      </w:r>
      <w:r>
        <w:rPr>
          <w:i/>
          <w:iCs/>
        </w:rPr>
        <w:t>ah</w:t>
      </w:r>
      <w:r>
        <w:rPr>
          <w:i/>
          <w:iCs/>
        </w:rPr>
        <w:t xml:space="preserve">’ </w:t>
      </w:r>
      <w:r>
        <w:rPr>
          <w:i/>
          <w:iCs/>
        </w:rPr>
        <w:t>uguḍade tīvi pāḍi | bhaktirasada nadiya naḍuve gītar</w:t>
      </w:r>
      <w:r>
        <w:rPr>
          <w:i/>
          <w:iCs/>
        </w:rPr>
        <w:t>atnav uṇmi pāḍi | bhaktiyoḷu virakti nelasi mukti m</w:t>
      </w:r>
      <w:r>
        <w:rPr>
          <w:i/>
          <w:iCs/>
        </w:rPr>
        <w:t>u</w:t>
      </w:r>
      <w:r>
        <w:rPr>
          <w:i/>
          <w:iCs/>
        </w:rPr>
        <w:t>n</w:t>
      </w:r>
      <w:r>
        <w:rPr>
          <w:i/>
          <w:iCs/>
        </w:rPr>
        <w:t>dud’ ō</w:t>
      </w:r>
      <w:r>
        <w:rPr>
          <w:rFonts w:ascii="Gentium Plus" w:hAnsi="Gentium Plus" w:cs="Gentium Plus"/>
          <w:i/>
          <w:iCs/>
        </w:rPr>
        <w:t>ṟ</w:t>
      </w:r>
      <w:r>
        <w:rPr>
          <w:i/>
          <w:iCs/>
        </w:rPr>
        <w:t>i pāḍi | olidu pāḍi ulidu pāḍi maledu pāḍi balidu pāḍi | salugeyi</w:t>
      </w:r>
      <w:r>
        <w:rPr>
          <w:i/>
          <w:iCs/>
        </w:rPr>
        <w:t>n</w:t>
      </w:r>
      <w:r>
        <w:rPr>
          <w:i/>
          <w:iCs/>
        </w:rPr>
        <w:t>de gelidu pāḍi puḷakavaḍare nōḍi pāḍi | dēva śivane bhaviya sa</w:t>
      </w:r>
      <w:r>
        <w:rPr>
          <w:i/>
          <w:iCs/>
        </w:rPr>
        <w:t>ṅ</w:t>
      </w:r>
      <w:r>
        <w:rPr>
          <w:i/>
          <w:iCs/>
        </w:rPr>
        <w:t>gav’ e</w:t>
      </w:r>
      <w:r>
        <w:rPr>
          <w:i/>
          <w:iCs/>
        </w:rPr>
        <w:t>n</w:t>
      </w:r>
      <w:r>
        <w:rPr>
          <w:i/>
          <w:iCs/>
        </w:rPr>
        <w:t>du māṇbud’ enna ta</w:t>
      </w:r>
      <w:r>
        <w:rPr>
          <w:i/>
          <w:iCs/>
        </w:rPr>
        <w:t>n</w:t>
      </w:r>
      <w:r>
        <w:rPr>
          <w:i/>
          <w:iCs/>
        </w:rPr>
        <w:t>de | dēva berakey’ illad’ accabhaktisukhav’ ad’ e</w:t>
      </w:r>
      <w:r>
        <w:rPr>
          <w:i/>
          <w:iCs/>
        </w:rPr>
        <w:t>n</w:t>
      </w:r>
      <w:r>
        <w:rPr>
          <w:i/>
          <w:iCs/>
        </w:rPr>
        <w:t>du ta</w:t>
      </w:r>
      <w:r>
        <w:rPr>
          <w:i/>
          <w:iCs/>
        </w:rPr>
        <w:t>n</w:t>
      </w:r>
      <w:r>
        <w:rPr>
          <w:i/>
          <w:iCs/>
        </w:rPr>
        <w:t>de | pūjeyoḷage macci beccamanavan e</w:t>
      </w:r>
      <w:r>
        <w:rPr>
          <w:i/>
          <w:iCs/>
        </w:rPr>
        <w:t>n</w:t>
      </w:r>
      <w:r>
        <w:rPr>
          <w:i/>
          <w:iCs/>
        </w:rPr>
        <w:t>tu tegeven ay</w:t>
      </w:r>
      <w:r>
        <w:rPr>
          <w:i/>
          <w:iCs/>
        </w:rPr>
        <w:t>ya |</w:t>
      </w:r>
      <w:r>
        <w:rPr>
          <w:i/>
          <w:iCs/>
        </w:rPr>
        <w:t xml:space="preserve"> pūjeyoḷ</w:t>
      </w:r>
      <w:r>
        <w:rPr>
          <w:i/>
          <w:iCs/>
        </w:rPr>
        <w:t>ag</w:t>
      </w:r>
      <w:r>
        <w:rPr>
          <w:i/>
          <w:iCs/>
        </w:rPr>
        <w:t>e naṭṭa diṭṭ</w:t>
      </w:r>
      <w:r>
        <w:rPr>
          <w:i/>
          <w:iCs/>
        </w:rPr>
        <w:t>ig</w:t>
      </w:r>
      <w:r>
        <w:rPr>
          <w:i/>
          <w:iCs/>
        </w:rPr>
        <w:t>aḷan ad’ e</w:t>
      </w:r>
      <w:r>
        <w:rPr>
          <w:i/>
          <w:iCs/>
        </w:rPr>
        <w:t>n</w:t>
      </w:r>
      <w:r>
        <w:rPr>
          <w:i/>
          <w:iCs/>
        </w:rPr>
        <w:t>tu kīḷven ayya.</w:t>
      </w:r>
    </w:p>
  </w:footnote>
  <w:footnote w:id="66">
    <w:p w14:paraId="3F7D38FA" w14:textId="31322614" w:rsidR="009D07EC" w:rsidRDefault="009D07EC" w:rsidP="009D07EC">
      <w:pPr>
        <w:pStyle w:val="FootnoteText"/>
      </w:pPr>
      <w:r>
        <w:rPr>
          <w:rStyle w:val="FootnoteCharacters"/>
        </w:rPr>
        <w:footnoteRef/>
      </w:r>
      <w:r>
        <w:t xml:space="preserve"> </w:t>
      </w:r>
      <w:r>
        <w:rPr>
          <w:i/>
          <w:iCs/>
        </w:rPr>
        <w:t>Mahādēviyakkana Ragaḷe</w:t>
      </w:r>
      <w:r>
        <w:t xml:space="preserve"> 5.134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w:t>
      </w:r>
      <w:r>
        <w:t>ura (1976, 132)</w:t>
      </w:r>
      <w:r>
        <w:fldChar w:fldCharType="end"/>
      </w:r>
      <w:r>
        <w:t xml:space="preserve">: </w:t>
      </w:r>
      <w:r>
        <w:rPr>
          <w:i/>
          <w:iCs/>
        </w:rPr>
        <w:t>bhaktar olidu pāḍut’ irpa</w:t>
      </w:r>
      <w:r>
        <w:rPr>
          <w:i/>
          <w:iCs/>
        </w:rPr>
        <w:t xml:space="preserve"> maṅgaḷa</w:t>
      </w:r>
      <w:r>
        <w:rPr>
          <w:i/>
          <w:iCs/>
        </w:rPr>
        <w:t>ṅ</w:t>
      </w:r>
      <w:r>
        <w:rPr>
          <w:i/>
          <w:iCs/>
        </w:rPr>
        <w:t>gaḷoḷage.</w:t>
      </w:r>
    </w:p>
  </w:footnote>
  <w:footnote w:id="67">
    <w:p w14:paraId="41FFA630" w14:textId="3E6F75EE" w:rsidR="009D07EC" w:rsidRDefault="009D07EC" w:rsidP="009D07EC">
      <w:pPr>
        <w:pStyle w:val="FootnoteText"/>
      </w:pPr>
      <w:r>
        <w:rPr>
          <w:rStyle w:val="FootnoteCharacters"/>
        </w:rPr>
        <w:footnoteRef/>
      </w:r>
      <w:r>
        <w:t xml:space="preserve"> </w:t>
      </w:r>
      <w:r>
        <w:rPr>
          <w:i/>
          <w:iCs/>
        </w:rPr>
        <w:t>Mahādēviyakkana Ragaḷe</w:t>
      </w:r>
      <w:r>
        <w:t xml:space="preserve"> 6</w:t>
      </w:r>
      <w:r>
        <w:t xml:space="preserve">, </w:t>
      </w:r>
      <w:r>
        <w:t xml:space="preserve">prose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w:t>
      </w:r>
      <w:r>
        <w:t xml:space="preserve">a (1976, </w:t>
      </w:r>
      <w:r>
        <w:t>135)</w:t>
      </w:r>
      <w:r>
        <w:fldChar w:fldCharType="end"/>
      </w:r>
      <w:r>
        <w:t xml:space="preserve">: </w:t>
      </w:r>
      <w:r>
        <w:rPr>
          <w:i/>
          <w:iCs/>
        </w:rPr>
        <w:t>ayō śivane uḷiva kareva nēhav</w:t>
      </w:r>
      <w:r w:rsidR="005B61DB">
        <w:rPr>
          <w:i/>
          <w:iCs/>
        </w:rPr>
        <w:t>’</w:t>
      </w:r>
      <w:r>
        <w:rPr>
          <w:i/>
          <w:iCs/>
        </w:rPr>
        <w:t xml:space="preserve"> </w:t>
      </w:r>
      <w:r>
        <w:rPr>
          <w:i/>
          <w:iCs/>
        </w:rPr>
        <w:t>u</w:t>
      </w:r>
      <w:r>
        <w:rPr>
          <w:i/>
          <w:iCs/>
        </w:rPr>
        <w:t>ṇ</w:t>
      </w:r>
      <w:r>
        <w:rPr>
          <w:i/>
          <w:iCs/>
        </w:rPr>
        <w:t>ṭe sa</w:t>
      </w:r>
      <w:r>
        <w:rPr>
          <w:i/>
          <w:iCs/>
        </w:rPr>
        <w:t>ṁ</w:t>
      </w:r>
      <w:r>
        <w:rPr>
          <w:i/>
          <w:iCs/>
        </w:rPr>
        <w:t>sārakka</w:t>
      </w:r>
      <w:r>
        <w:rPr>
          <w:i/>
          <w:iCs/>
        </w:rPr>
        <w:t>ṁ</w:t>
      </w:r>
      <w:r>
        <w:rPr>
          <w:i/>
          <w:iCs/>
        </w:rPr>
        <w:t xml:space="preserve"> nimmallig’</w:t>
      </w:r>
      <w:r>
        <w:rPr>
          <w:i/>
          <w:iCs/>
        </w:rPr>
        <w:t xml:space="preserve"> </w:t>
      </w:r>
      <w:r>
        <w:rPr>
          <w:i/>
          <w:iCs/>
        </w:rPr>
        <w:t>eḍeyāḍuva bhaktiy u</w:t>
      </w:r>
      <w:r>
        <w:rPr>
          <w:i/>
          <w:iCs/>
        </w:rPr>
        <w:t>ṇ</w:t>
      </w:r>
      <w:r>
        <w:rPr>
          <w:i/>
          <w:iCs/>
        </w:rPr>
        <w:t>ṭe, ēnayya śivane, ēna</w:t>
      </w:r>
      <w:r>
        <w:rPr>
          <w:i/>
          <w:iCs/>
        </w:rPr>
        <w:t>ṁ</w:t>
      </w:r>
      <w:r>
        <w:rPr>
          <w:i/>
          <w:iCs/>
        </w:rPr>
        <w:t xml:space="preserve"> pēḷven ī lajjeya mātan.</w:t>
      </w:r>
    </w:p>
  </w:footnote>
  <w:footnote w:id="68">
    <w:p w14:paraId="07975157" w14:textId="30D14183" w:rsidR="009D07EC" w:rsidRDefault="009D07EC" w:rsidP="009D07EC">
      <w:pPr>
        <w:pStyle w:val="FootnoteText"/>
      </w:pPr>
      <w:r>
        <w:rPr>
          <w:rStyle w:val="FootnoteCharacters"/>
        </w:rPr>
        <w:footnoteRef/>
      </w:r>
      <w:r>
        <w:t xml:space="preserve"> See </w:t>
      </w:r>
      <w:r>
        <w:rPr>
          <w:i/>
          <w:iCs/>
        </w:rPr>
        <w:t>vacana</w:t>
      </w:r>
      <w:r>
        <w:t xml:space="preserve"> no. 88 in </w:t>
      </w:r>
      <w:r>
        <w:fldChar w:fldCharType="begin"/>
      </w:r>
      <w:r>
        <w:instrText>ADDIN EN.CITE &lt;EndNote&gt;&lt;Cite AuthorYear="1"&gt;&lt;Author&gt;Rājūra&lt;/Author&gt;&lt;Year&gt;2001 [1993]&lt;/Year&gt;&lt;RecNum&gt;2290&lt;/RecNum&gt;&lt;Pages&gt;31&lt;/Pages&gt;&lt;DisplayText&gt;Rājūra (2001 [1993], 31)&lt;/DisplayText&gt;&lt;record&gt;&lt;rec-number&gt;2290&lt;/rec-number&gt;&lt;foreign-keys&gt;&lt;key app="EN" db-id="tzxepwdvaze0eoezdvj599exxez9drerd2vv" timestamp="1638818107"&gt;2290&lt;/key&gt;&lt;/foreign-keys&gt;&lt;ref-type name="Edited Book"&gt;28&lt;/ref-type&gt;&lt;contributors&gt;&lt;authors&gt;&lt;author&gt;&lt;style face="normal" font="default" size="100%"&gt;R&lt;/style&gt;&lt;style face="normal" font="default" charset="238" size="100%"&gt;ājūra, Vīra&lt;/style&gt;&lt;style face="normal" font="default" size="100%"&gt;ṇṇa&lt;/style&gt;&lt;/author&gt;&lt;/authors&gt;&lt;secondary-authors&gt;&lt;author&gt;Kalaburgi, Eṃ Eṃ&lt;/author&gt;&lt;/secondary-authors&gt;&lt;/contributors&gt;&lt;titles&gt;&lt;title&gt;&lt;style face="normal" font="default" charset="238" size="100%"&gt;Ś&lt;/style&gt;&lt;style face="normal" font="default" size="100%"&gt;iva&lt;/style&gt;&lt;style face="normal" font="default" charset="238" size="100%"&gt;ś&lt;/style&gt;&lt;style face="normal" font="default" size="100%"&gt;araṇeyara Vacanasaṃpuṭa&lt;/style&gt;&lt;/title&gt;&lt;secondary-title&gt;&lt;style face="normal" font="default" size="100%"&gt;Samagra Vacanas&lt;/style&gt;&lt;style face="normal" font="default" charset="186" size="100%"&gt;āhityada Janapriya Āv&lt;/style&gt;&lt;style face="normal" font="default" size="100%"&gt;ṛtti&lt;/style&gt;&lt;/secondary-title&gt;&lt;/titles&gt;&lt;pages&gt;xv-xxxiii&lt;/pages&gt;&lt;volume&gt;5&lt;/volume&gt;&lt;num-vols&gt;15&lt;/num-vols&gt;&lt;keywords&gt;&lt;keyword&gt;Kananda&lt;/keyword&gt;&lt;keyword&gt;Virasaiva&lt;/keyword&gt;&lt;/keywords&gt;&lt;dates&gt;&lt;year&gt;2001 [1993]&lt;/year&gt;&lt;/dates&gt;&lt;pub-location&gt;Bangalore&lt;/pub-location&gt;&lt;publisher&gt;Kannada Pusthaka Pradhikara (Kannada Book Authority)&lt;/publisher&gt;&lt;urls&gt;&lt;/urls&gt;&lt;/record&gt;&lt;/Cite&gt;&lt;/EndNote&gt;</w:instrText>
      </w:r>
      <w:r>
        <w:fldChar w:fldCharType="separate"/>
      </w:r>
      <w:r>
        <w:t>Rājūra (2001 [1993], 31)</w:t>
      </w:r>
      <w:r>
        <w:fldChar w:fldCharType="end"/>
      </w:r>
      <w:r>
        <w:t xml:space="preserve">: </w:t>
      </w:r>
      <w:r>
        <w:rPr>
          <w:i/>
          <w:iCs/>
        </w:rPr>
        <w:t>uḷuhuva karava nēhav’ u</w:t>
      </w:r>
      <w:r>
        <w:rPr>
          <w:i/>
          <w:iCs/>
        </w:rPr>
        <w:t>ṇ</w:t>
      </w:r>
      <w:r>
        <w:rPr>
          <w:i/>
          <w:iCs/>
        </w:rPr>
        <w:t>ṭe nimmalli | sa</w:t>
      </w:r>
      <w:r>
        <w:rPr>
          <w:i/>
          <w:iCs/>
        </w:rPr>
        <w:t>ṁ</w:t>
      </w:r>
      <w:r>
        <w:rPr>
          <w:i/>
          <w:iCs/>
        </w:rPr>
        <w:t>sārakk’ eḍey’ ā bhaktiyoḷave | enna dēva cennamallikārjun’ ayyā | ēna hēḷuven ayya lajjeya mātanu</w:t>
      </w:r>
      <w:r>
        <w:t>.</w:t>
      </w:r>
    </w:p>
  </w:footnote>
  <w:footnote w:id="69">
    <w:p w14:paraId="5318182C" w14:textId="0EDE13F3" w:rsidR="009D07EC" w:rsidRDefault="009D07EC" w:rsidP="009D07EC">
      <w:pPr>
        <w:pStyle w:val="FootnoteText"/>
        <w:rPr>
          <w:i/>
          <w:iCs/>
        </w:rPr>
      </w:pPr>
      <w:r>
        <w:rPr>
          <w:rStyle w:val="FootnoteCharacters"/>
        </w:rPr>
        <w:footnoteRef/>
      </w:r>
      <w:r>
        <w:t xml:space="preserve"> </w:t>
      </w:r>
      <w:r>
        <w:rPr>
          <w:i/>
          <w:iCs/>
        </w:rPr>
        <w:t>Mahādēviyakkana Ragaḷe</w:t>
      </w:r>
      <w:r>
        <w:t xml:space="preserve"> 6</w:t>
      </w:r>
      <w:r>
        <w:t xml:space="preserve">, </w:t>
      </w:r>
      <w:r>
        <w:t xml:space="preserve">prose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137)</w:t>
      </w:r>
      <w:r>
        <w:fldChar w:fldCharType="end"/>
      </w:r>
      <w:r>
        <w:t>:</w:t>
      </w:r>
      <w:r>
        <w:rPr>
          <w:i/>
          <w:iCs/>
        </w:rPr>
        <w:t xml:space="preserve"> śivalā</w:t>
      </w:r>
      <w:r>
        <w:rPr>
          <w:i/>
          <w:iCs/>
        </w:rPr>
        <w:t>ñ</w:t>
      </w:r>
      <w:r>
        <w:rPr>
          <w:i/>
          <w:iCs/>
        </w:rPr>
        <w:t>chanavan ē</w:t>
      </w:r>
      <w:r>
        <w:rPr>
          <w:rFonts w:cs="Times Ext Roman"/>
          <w:i/>
          <w:iCs/>
        </w:rPr>
        <w:t>ṟ</w:t>
      </w:r>
      <w:r>
        <w:rPr>
          <w:i/>
          <w:iCs/>
        </w:rPr>
        <w:t>isiko</w:t>
      </w:r>
      <w:r>
        <w:rPr>
          <w:i/>
          <w:iCs/>
        </w:rPr>
        <w:t>ṇ</w:t>
      </w:r>
      <w:r>
        <w:rPr>
          <w:i/>
          <w:iCs/>
        </w:rPr>
        <w:t>ḍu manege ba</w:t>
      </w:r>
      <w:r>
        <w:rPr>
          <w:i/>
          <w:iCs/>
        </w:rPr>
        <w:t>n</w:t>
      </w:r>
      <w:r>
        <w:rPr>
          <w:i/>
          <w:iCs/>
        </w:rPr>
        <w:t>davara</w:t>
      </w:r>
      <w:r>
        <w:rPr>
          <w:i/>
          <w:iCs/>
        </w:rPr>
        <w:t>ṁ</w:t>
      </w:r>
      <w:r>
        <w:rPr>
          <w:i/>
          <w:iCs/>
        </w:rPr>
        <w:t xml:space="preserve"> kaḍegaṇisi e</w:t>
      </w:r>
      <w:r>
        <w:rPr>
          <w:i/>
          <w:iCs/>
        </w:rPr>
        <w:t>ṇ</w:t>
      </w:r>
      <w:r>
        <w:rPr>
          <w:i/>
          <w:iCs/>
        </w:rPr>
        <w:t>tu nōḍut’ ip</w:t>
      </w:r>
      <w:r>
        <w:rPr>
          <w:i/>
          <w:iCs/>
        </w:rPr>
        <w:t>p</w:t>
      </w:r>
      <w:r>
        <w:rPr>
          <w:i/>
          <w:iCs/>
        </w:rPr>
        <w:t>e</w:t>
      </w:r>
      <w:r>
        <w:rPr>
          <w:i/>
          <w:iCs/>
        </w:rPr>
        <w:t>ṁ</w:t>
      </w:r>
      <w:r>
        <w:rPr>
          <w:i/>
          <w:iCs/>
        </w:rPr>
        <w:t xml:space="preserve"> avarge satkārava</w:t>
      </w:r>
      <w:r>
        <w:rPr>
          <w:i/>
          <w:iCs/>
        </w:rPr>
        <w:t>ṁ</w:t>
      </w:r>
      <w:r>
        <w:rPr>
          <w:i/>
          <w:iCs/>
        </w:rPr>
        <w:t xml:space="preserve"> māḍal illad’ irdaḍ’ ennan ī dhareya mēl</w:t>
      </w:r>
      <w:r>
        <w:rPr>
          <w:i/>
          <w:iCs/>
        </w:rPr>
        <w:t xml:space="preserve">’ </w:t>
      </w:r>
      <w:r>
        <w:rPr>
          <w:i/>
          <w:iCs/>
        </w:rPr>
        <w:t>irisuva kāraṇav’ ēn’ abhavā ninn’ avaḷ’ e</w:t>
      </w:r>
      <w:r>
        <w:rPr>
          <w:i/>
          <w:iCs/>
        </w:rPr>
        <w:t>n</w:t>
      </w:r>
      <w:r>
        <w:rPr>
          <w:i/>
          <w:iCs/>
        </w:rPr>
        <w:t>d’ enna muddu tanava</w:t>
      </w:r>
      <w:r>
        <w:rPr>
          <w:i/>
          <w:iCs/>
        </w:rPr>
        <w:t>ṁ</w:t>
      </w:r>
      <w:r>
        <w:rPr>
          <w:i/>
          <w:iCs/>
        </w:rPr>
        <w:t xml:space="preserve"> salisuvaḍ’ irisuvud’ allā kailāsakke ko</w:t>
      </w:r>
      <w:r>
        <w:rPr>
          <w:i/>
          <w:iCs/>
        </w:rPr>
        <w:t>ṇ</w:t>
      </w:r>
      <w:r>
        <w:rPr>
          <w:i/>
          <w:iCs/>
        </w:rPr>
        <w:t>ḍoyvud’ e</w:t>
      </w:r>
      <w:r>
        <w:rPr>
          <w:i/>
          <w:iCs/>
        </w:rPr>
        <w:t>n</w:t>
      </w:r>
      <w:r>
        <w:rPr>
          <w:i/>
          <w:iCs/>
        </w:rPr>
        <w:t>du cannamallikārjuna</w:t>
      </w:r>
      <w:r>
        <w:rPr>
          <w:i/>
          <w:iCs/>
        </w:rPr>
        <w:t>ṅ</w:t>
      </w:r>
      <w:r>
        <w:rPr>
          <w:i/>
          <w:iCs/>
        </w:rPr>
        <w:t>ge gītama</w:t>
      </w:r>
      <w:r>
        <w:rPr>
          <w:i/>
          <w:iCs/>
        </w:rPr>
        <w:t>ṁ</w:t>
      </w:r>
      <w:r>
        <w:rPr>
          <w:i/>
          <w:iCs/>
        </w:rPr>
        <w:t xml:space="preserve"> </w:t>
      </w:r>
      <w:r>
        <w:rPr>
          <w:i/>
          <w:iCs/>
        </w:rPr>
        <w:t>pāḍut’</w:t>
      </w:r>
      <w:r>
        <w:rPr>
          <w:i/>
          <w:iCs/>
        </w:rPr>
        <w:t> …</w:t>
      </w:r>
    </w:p>
  </w:footnote>
  <w:footnote w:id="70">
    <w:p w14:paraId="5E643835" w14:textId="05D217E6" w:rsidR="009D07EC" w:rsidRDefault="009D07EC" w:rsidP="009D07EC">
      <w:pPr>
        <w:pStyle w:val="FootnoteText"/>
      </w:pPr>
      <w:r>
        <w:rPr>
          <w:rStyle w:val="FootnoteCharacters"/>
        </w:rPr>
        <w:footnoteRef/>
      </w:r>
      <w:r>
        <w:t xml:space="preserve"> See </w:t>
      </w:r>
      <w:r>
        <w:rPr>
          <w:i/>
          <w:iCs/>
        </w:rPr>
        <w:t>vacana</w:t>
      </w:r>
      <w:r>
        <w:t xml:space="preserve"> no. 350 in </w:t>
      </w:r>
      <w:r>
        <w:fldChar w:fldCharType="begin"/>
      </w:r>
      <w:r>
        <w:instrText>ADDIN EN.CITE &lt;EndNote&gt;&lt;Cite AuthorYear="1"&gt;&lt;Author&gt;Rājūra&lt;/Author&gt;&lt;Year&gt;2001 [1993]&lt;/Year&gt;&lt;RecNum&gt;2290&lt;/RecNum&gt;&lt;Pages&gt;104&lt;/Pages&gt;&lt;DisplayText&gt;Rājūra (2001 [1993], 104)&lt;/DisplayText&gt;&lt;record&gt;&lt;rec-number&gt;2290&lt;/rec-number&gt;&lt;foreign-keys&gt;&lt;key app="EN" db-id="tzxepwdvaze0eoezdvj599exxez9drerd2vv" timestamp="1638818107"&gt;2290&lt;/key&gt;&lt;/foreign-keys&gt;&lt;ref-type name="Edited Book"&gt;28&lt;/ref-type&gt;&lt;contributors&gt;&lt;authors&gt;&lt;author&gt;&lt;style face="normal" font="default" size="100%"&gt;R&lt;/style&gt;&lt;style face="normal" font="default" charset="238" size="100%"&gt;ājūra, Vīra&lt;/style&gt;&lt;style face="normal" font="default" size="100%"&gt;ṇṇa&lt;/style&gt;&lt;/author&gt;&lt;/authors&gt;&lt;secondary-authors&gt;&lt;author&gt;Kalaburgi, Eṃ Eṃ&lt;/author&gt;&lt;/secondary-authors&gt;&lt;/contributors&gt;&lt;titles&gt;&lt;title&gt;&lt;style face="normal" font="default" charset="238" size="100%"&gt;Ś&lt;/style&gt;&lt;style face="normal" font="default" size="100%"&gt;iva&lt;/style&gt;&lt;style face="normal" font="default" charset="238" size="100%"&gt;ś&lt;/style&gt;&lt;style face="normal" font="default" size="100%"&gt;araṇeyara Vacanasaṃpuṭa&lt;/style&gt;&lt;/title&gt;&lt;secondary-title&gt;&lt;style face="normal" font="default" size="100%"&gt;Samagra Vacanas&lt;/style&gt;&lt;style face="normal" font="default" charset="186" size="100%"&gt;āhityada Janapriya Āv&lt;/style&gt;&lt;style face="normal" font="default" size="100%"&gt;ṛtti&lt;/style&gt;&lt;/secondary-title&gt;&lt;/titles&gt;&lt;pages&gt;xv-xxxiii&lt;/pages&gt;&lt;volume&gt;5&lt;/volume&gt;&lt;num-vols&gt;15&lt;/num-vols&gt;&lt;keywords&gt;&lt;keyword&gt;Kananda&lt;/keyword&gt;&lt;keyword&gt;Virasaiva&lt;/keyword&gt;&lt;/keywords&gt;&lt;dates&gt;&lt;year&gt;2001 [1993]&lt;/year&gt;&lt;/dates&gt;&lt;pub-location&gt;Bangalore&lt;/pub-location&gt;&lt;publisher&gt;Kannada Pusthaka Pradhikara (Kannada Book Authority)&lt;/publisher&gt;&lt;urls&gt;&lt;/urls&gt;&lt;/record&gt;&lt;/Cite&gt;&lt;/EndNote&gt;</w:instrText>
      </w:r>
      <w:r>
        <w:fldChar w:fldCharType="separate"/>
      </w:r>
      <w:r>
        <w:t>Rājūra (2001 [1993], 104)</w:t>
      </w:r>
      <w:r>
        <w:fldChar w:fldCharType="end"/>
      </w:r>
      <w:r>
        <w:t xml:space="preserve">: </w:t>
      </w:r>
      <w:r>
        <w:rPr>
          <w:i/>
          <w:iCs/>
        </w:rPr>
        <w:t>lā</w:t>
      </w:r>
      <w:r>
        <w:rPr>
          <w:i/>
          <w:iCs/>
        </w:rPr>
        <w:t>ñ</w:t>
      </w:r>
      <w:r>
        <w:rPr>
          <w:i/>
          <w:iCs/>
        </w:rPr>
        <w:t>chana sahita manege ba</w:t>
      </w:r>
      <w:r>
        <w:rPr>
          <w:i/>
          <w:iCs/>
        </w:rPr>
        <w:t>n</w:t>
      </w:r>
      <w:r>
        <w:rPr>
          <w:i/>
          <w:iCs/>
        </w:rPr>
        <w:t>daḍe | tatkālavan aridu prēmava māḍad’ irdadaḍe | nīn irisida maneya tottalla | tatkāla prēmava māḍuv’ a</w:t>
      </w:r>
      <w:r>
        <w:rPr>
          <w:i/>
          <w:iCs/>
        </w:rPr>
        <w:t>n</w:t>
      </w:r>
      <w:r>
        <w:rPr>
          <w:i/>
          <w:iCs/>
        </w:rPr>
        <w:t>te enna mudda salis’ ayyā | alladoḍe oyy’ ayya siriśaila cennamallikārjunā</w:t>
      </w:r>
      <w:r>
        <w:t>.</w:t>
      </w:r>
    </w:p>
  </w:footnote>
  <w:footnote w:id="71">
    <w:p w14:paraId="45CD3C7E" w14:textId="74A70074" w:rsidR="009D07EC" w:rsidRDefault="009D07EC" w:rsidP="009D07EC">
      <w:pPr>
        <w:pStyle w:val="FootnoteText"/>
      </w:pPr>
      <w:r>
        <w:rPr>
          <w:rStyle w:val="FootnoteCharacters"/>
        </w:rPr>
        <w:footnoteRef/>
      </w:r>
      <w:r>
        <w:t xml:space="preserve"> </w:t>
      </w:r>
      <w:r>
        <w:rPr>
          <w:i/>
          <w:iCs/>
        </w:rPr>
        <w:t>Mahādēviyakkana Ragaḷe</w:t>
      </w:r>
      <w:r>
        <w:t xml:space="preserve"> 6</w:t>
      </w:r>
      <w:r>
        <w:t xml:space="preserve">, </w:t>
      </w:r>
      <w:r>
        <w:t xml:space="preserve">prose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139)</w:t>
      </w:r>
      <w:r>
        <w:fldChar w:fldCharType="end"/>
      </w:r>
      <w:r>
        <w:t xml:space="preserve">: </w:t>
      </w:r>
      <w:r>
        <w:rPr>
          <w:i/>
          <w:iCs/>
        </w:rPr>
        <w:t>āśanad’ āseya</w:t>
      </w:r>
      <w:r w:rsidR="009C533C">
        <w:rPr>
          <w:i/>
          <w:iCs/>
        </w:rPr>
        <w:t>ṁ</w:t>
      </w:r>
      <w:r>
        <w:rPr>
          <w:i/>
          <w:iCs/>
        </w:rPr>
        <w:t xml:space="preserve"> t</w:t>
      </w:r>
      <w:r>
        <w:rPr>
          <w:i/>
          <w:iCs/>
        </w:rPr>
        <w:t>r̥</w:t>
      </w:r>
      <w:r>
        <w:rPr>
          <w:i/>
          <w:iCs/>
        </w:rPr>
        <w:t>ṣeya t</w:t>
      </w:r>
      <w:r>
        <w:rPr>
          <w:i/>
          <w:iCs/>
        </w:rPr>
        <w:t>r̥</w:t>
      </w:r>
      <w:r>
        <w:rPr>
          <w:i/>
          <w:iCs/>
        </w:rPr>
        <w:t>ṣṇeya</w:t>
      </w:r>
      <w:r>
        <w:rPr>
          <w:i/>
          <w:iCs/>
        </w:rPr>
        <w:t>ṁ</w:t>
      </w:r>
      <w:r>
        <w:rPr>
          <w:i/>
          <w:iCs/>
        </w:rPr>
        <w:t xml:space="preserve"> besada bēgeya</w:t>
      </w:r>
      <w:r>
        <w:rPr>
          <w:i/>
          <w:iCs/>
        </w:rPr>
        <w:t>ṁ</w:t>
      </w:r>
      <w:r>
        <w:rPr>
          <w:i/>
          <w:iCs/>
        </w:rPr>
        <w:t xml:space="preserve"> viṣayada vihvaḷateya</w:t>
      </w:r>
      <w:r>
        <w:rPr>
          <w:i/>
          <w:iCs/>
        </w:rPr>
        <w:t>ṁ</w:t>
      </w:r>
      <w:r>
        <w:rPr>
          <w:i/>
          <w:iCs/>
        </w:rPr>
        <w:t xml:space="preserve"> tāpatrayada kalpanegaḷa</w:t>
      </w:r>
      <w:r>
        <w:rPr>
          <w:i/>
          <w:iCs/>
        </w:rPr>
        <w:t>ṁ</w:t>
      </w:r>
      <w:r>
        <w:rPr>
          <w:i/>
          <w:iCs/>
        </w:rPr>
        <w:t xml:space="preserve"> geliden inn’ ēn inn’ icchey’ ādudu cannamallikārjunā ninag’ a</w:t>
      </w:r>
      <w:r>
        <w:rPr>
          <w:i/>
          <w:iCs/>
        </w:rPr>
        <w:t>ñ</w:t>
      </w:r>
      <w:r>
        <w:rPr>
          <w:i/>
          <w:iCs/>
        </w:rPr>
        <w:t>jen a</w:t>
      </w:r>
      <w:r>
        <w:rPr>
          <w:i/>
          <w:iCs/>
        </w:rPr>
        <w:t>ñ</w:t>
      </w:r>
      <w:r>
        <w:rPr>
          <w:i/>
          <w:iCs/>
        </w:rPr>
        <w:t>jen.</w:t>
      </w:r>
    </w:p>
  </w:footnote>
  <w:footnote w:id="72">
    <w:p w14:paraId="6D96958C" w14:textId="1CC36230" w:rsidR="009D07EC" w:rsidRDefault="009D07EC" w:rsidP="009D07EC">
      <w:pPr>
        <w:pStyle w:val="FootnoteText"/>
        <w:rPr>
          <w:i/>
          <w:iCs/>
        </w:rPr>
      </w:pPr>
      <w:r>
        <w:rPr>
          <w:rStyle w:val="FootnoteCharacters"/>
        </w:rPr>
        <w:footnoteRef/>
      </w:r>
      <w:r>
        <w:t xml:space="preserve"> </w:t>
      </w:r>
      <w:bookmarkStart w:id="25" w:name="_Hlk794998811_Copy_1_Copy_1_Copy_1"/>
      <w:r>
        <w:rPr>
          <w:i/>
          <w:iCs/>
        </w:rPr>
        <w:t>Mahādēviyakkana Ragaḷe</w:t>
      </w:r>
      <w:r>
        <w:t xml:space="preserve"> 7.89–92, 99–100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143)</w:t>
      </w:r>
      <w:r>
        <w:fldChar w:fldCharType="end"/>
      </w:r>
      <w:r>
        <w:t xml:space="preserve">: </w:t>
      </w:r>
      <w:bookmarkEnd w:id="25"/>
      <w:r>
        <w:rPr>
          <w:i/>
          <w:iCs/>
        </w:rPr>
        <w:t>biṭṭappen e</w:t>
      </w:r>
      <w:r>
        <w:rPr>
          <w:i/>
          <w:iCs/>
        </w:rPr>
        <w:t>n</w:t>
      </w:r>
      <w:r>
        <w:rPr>
          <w:i/>
          <w:iCs/>
        </w:rPr>
        <w:t>daḍa</w:t>
      </w:r>
      <w:r>
        <w:rPr>
          <w:i/>
          <w:iCs/>
        </w:rPr>
        <w:t>ṁ</w:t>
      </w:r>
      <w:r>
        <w:rPr>
          <w:i/>
          <w:iCs/>
        </w:rPr>
        <w:t xml:space="preserve"> biḍ’ adu ninnaya māye | oṭṭayisi ba</w:t>
      </w:r>
      <w:r>
        <w:rPr>
          <w:i/>
          <w:iCs/>
        </w:rPr>
        <w:t>n</w:t>
      </w:r>
      <w:r>
        <w:rPr>
          <w:i/>
          <w:iCs/>
        </w:rPr>
        <w:t>daḍ’ oḍava</w:t>
      </w:r>
      <w:r>
        <w:rPr>
          <w:i/>
          <w:iCs/>
        </w:rPr>
        <w:t>n</w:t>
      </w:r>
      <w:r>
        <w:rPr>
          <w:i/>
          <w:iCs/>
        </w:rPr>
        <w:t>d’ appud’ ī māye | jōgiga</w:t>
      </w:r>
      <w:r>
        <w:rPr>
          <w:i/>
          <w:iCs/>
        </w:rPr>
        <w:t>ṁ</w:t>
      </w:r>
      <w:r>
        <w:rPr>
          <w:i/>
          <w:iCs/>
        </w:rPr>
        <w:t xml:space="preserve"> jōgiṇiy’ ad’ āytu ninnaya māye | rāgadi</w:t>
      </w:r>
      <w:r>
        <w:rPr>
          <w:i/>
          <w:iCs/>
        </w:rPr>
        <w:t>ṁ</w:t>
      </w:r>
      <w:r>
        <w:rPr>
          <w:i/>
          <w:iCs/>
        </w:rPr>
        <w:t xml:space="preserve"> savaṇa</w:t>
      </w:r>
      <w:r>
        <w:rPr>
          <w:i/>
          <w:iCs/>
        </w:rPr>
        <w:t>ṅ</w:t>
      </w:r>
      <w:r>
        <w:rPr>
          <w:i/>
          <w:iCs/>
        </w:rPr>
        <w:t>ge ka</w:t>
      </w:r>
      <w:r>
        <w:rPr>
          <w:i/>
          <w:iCs/>
        </w:rPr>
        <w:t>n</w:t>
      </w:r>
      <w:r>
        <w:rPr>
          <w:i/>
          <w:iCs/>
        </w:rPr>
        <w:t>tiy āyitu māye | … | karuṇākarā ninna māyeg’ a</w:t>
      </w:r>
      <w:r>
        <w:rPr>
          <w:i/>
          <w:iCs/>
        </w:rPr>
        <w:t>ñ</w:t>
      </w:r>
      <w:r>
        <w:rPr>
          <w:i/>
          <w:iCs/>
        </w:rPr>
        <w:t>juven ayya | paramēśvarā mallinātha karuṇipud’ ayya.</w:t>
      </w:r>
    </w:p>
  </w:footnote>
  <w:footnote w:id="73">
    <w:p w14:paraId="44F40BA7" w14:textId="274FF9CA" w:rsidR="009D07EC" w:rsidRDefault="009D07EC" w:rsidP="009D07EC">
      <w:pPr>
        <w:pStyle w:val="FootnoteText"/>
      </w:pPr>
      <w:r>
        <w:rPr>
          <w:rStyle w:val="FootnoteCharacters"/>
        </w:rPr>
        <w:footnoteRef/>
      </w:r>
      <w:r>
        <w:t xml:space="preserve"> See </w:t>
      </w:r>
      <w:r>
        <w:rPr>
          <w:i/>
          <w:iCs/>
        </w:rPr>
        <w:t>vacana</w:t>
      </w:r>
      <w:r>
        <w:t xml:space="preserve"> no. 303 in </w:t>
      </w:r>
      <w:r>
        <w:fldChar w:fldCharType="begin"/>
      </w:r>
      <w:r>
        <w:instrText>ADDIN EN.CITE &lt;EndNote&gt;&lt;Cite AuthorYear="1"&gt;&lt;Author&gt;Rājūra&lt;/Author&gt;&lt;Year&gt;2001 [1993]&lt;/Year&gt;&lt;RecNum&gt;2290&lt;/RecNum&gt;&lt;Pages&gt;90&lt;/Pages&gt;&lt;DisplayText&gt;Rājūra (2001 [1993], 90)&lt;/DisplayText&gt;&lt;record&gt;&lt;rec-number&gt;2290&lt;/rec-number&gt;&lt;foreign-keys&gt;&lt;key app="EN" db-id="tzxepwdvaze0eoezdvj599exxez9drerd2vv" timestamp="1638818107"&gt;2290&lt;/key&gt;&lt;/foreign-keys&gt;&lt;ref-type name="Edited Book"&gt;28&lt;/ref-type&gt;&lt;contributors&gt;&lt;authors&gt;&lt;author&gt;&lt;style face="normal" font="default" size="100%"&gt;R&lt;/style&gt;&lt;style face="normal" font="default" charset="238" size="100%"&gt;ājūra, Vīra&lt;/style&gt;&lt;style face="normal" font="default" size="100%"&gt;ṇṇa&lt;/style&gt;&lt;/author&gt;&lt;/authors&gt;&lt;secondary-authors&gt;&lt;author&gt;Kalaburgi, Eṃ Eṃ&lt;/author&gt;&lt;/secondary-authors&gt;&lt;/contributors&gt;&lt;titles&gt;&lt;title&gt;&lt;style face="normal" font="default" charset="238" size="100%"&gt;Ś&lt;/style&gt;&lt;style face="normal" font="default" size="100%"&gt;iva&lt;/style&gt;&lt;style face="normal" font="default" charset="238" size="100%"&gt;ś&lt;/style&gt;&lt;style face="normal" font="default" size="100%"&gt;araṇeyara Vacanasaṃpuṭa&lt;/style&gt;&lt;/title&gt;&lt;secondary-title&gt;&lt;style face="normal" font="default" size="100%"&gt;Samagra Vacanas&lt;/style&gt;&lt;style face="normal" font="default" charset="186" size="100%"&gt;āhityada Janapriya Āv&lt;/style&gt;&lt;style face="normal" font="default" size="100%"&gt;ṛtti&lt;/style&gt;&lt;/secondary-title&gt;&lt;/titles&gt;&lt;pages&gt;xv-xxxiii&lt;/pages&gt;&lt;volume&gt;5&lt;/volume&gt;&lt;num-vols&gt;15&lt;/num-vols&gt;&lt;keywords&gt;&lt;keyword&gt;Kananda&lt;/keyword&gt;&lt;keyword&gt;Virasaiva&lt;/keyword&gt;&lt;/keywords&gt;&lt;dates&gt;&lt;year&gt;2001 [1993]&lt;/year&gt;&lt;/dates&gt;&lt;pub-location&gt;Bangalore&lt;/pub-location&gt;&lt;publisher&gt;Kannada Pusthaka Pradhikara (Kannada Book Authority)&lt;/publisher&gt;&lt;urls&gt;&lt;/urls&gt;&lt;/record&gt;&lt;/Cite&gt;&lt;/EndNote&gt;</w:instrText>
      </w:r>
      <w:r>
        <w:fldChar w:fldCharType="separate"/>
      </w:r>
      <w:r>
        <w:t>Rājūra (2001 [1993], 90)</w:t>
      </w:r>
      <w:r>
        <w:fldChar w:fldCharType="end"/>
      </w:r>
      <w:r>
        <w:t xml:space="preserve">: </w:t>
      </w:r>
      <w:r>
        <w:rPr>
          <w:i/>
          <w:iCs/>
        </w:rPr>
        <w:t>biṭṭen e</w:t>
      </w:r>
      <w:r>
        <w:rPr>
          <w:i/>
          <w:iCs/>
        </w:rPr>
        <w:t>n</w:t>
      </w:r>
      <w:r>
        <w:rPr>
          <w:i/>
          <w:iCs/>
        </w:rPr>
        <w:t>dadē biḍad’ ī māye | biḍad’ iddaḍe be</w:t>
      </w:r>
      <w:r>
        <w:rPr>
          <w:i/>
          <w:iCs/>
        </w:rPr>
        <w:t>m</w:t>
      </w:r>
      <w:r>
        <w:rPr>
          <w:i/>
          <w:iCs/>
        </w:rPr>
        <w:t>batt’ ittu māye | yōg’ ige yōg’ iṇiy’ āyittu māye | savaṇa</w:t>
      </w:r>
      <w:r>
        <w:rPr>
          <w:i/>
          <w:iCs/>
        </w:rPr>
        <w:t>ṅ</w:t>
      </w:r>
      <w:r>
        <w:rPr>
          <w:i/>
          <w:iCs/>
        </w:rPr>
        <w:t>ge savaṇiy’ āyittu māye | yatige parākiy āyittu māye | ninna māyege nān a</w:t>
      </w:r>
      <w:r>
        <w:rPr>
          <w:i/>
          <w:iCs/>
        </w:rPr>
        <w:t>ñ</w:t>
      </w:r>
      <w:r>
        <w:rPr>
          <w:i/>
          <w:iCs/>
        </w:rPr>
        <w:t>juvaḷ’ alla | cennamallikārjunadēvā nimm’ aṇe.</w:t>
      </w:r>
    </w:p>
  </w:footnote>
  <w:footnote w:id="74">
    <w:p w14:paraId="616FDFCE" w14:textId="77777777" w:rsidR="009D07EC" w:rsidRDefault="009D07EC" w:rsidP="009D07EC">
      <w:pPr>
        <w:pStyle w:val="FootnoteText"/>
      </w:pPr>
      <w:r>
        <w:rPr>
          <w:rStyle w:val="FootnoteCharacters"/>
        </w:rPr>
        <w:footnoteRef/>
      </w:r>
      <w:r>
        <w:t xml:space="preserve"> </w:t>
      </w:r>
      <w:r>
        <w:rPr>
          <w:i/>
          <w:iCs/>
        </w:rPr>
        <w:t xml:space="preserve">Mahādēviyakkana Ragaḷe </w:t>
      </w:r>
      <w:r>
        <w:t xml:space="preserve">7.193–96 in </w:t>
      </w:r>
      <w:r>
        <w:fldChar w:fldCharType="begin"/>
      </w:r>
      <w:r>
        <w:instrText>ADDIN EN.CITE</w:instrText>
      </w:r>
      <w:r>
        <w:fldChar w:fldCharType="begin"/>
      </w:r>
      <w:r>
        <w:instrText>ADDIN EN.CITE.DATA</w:instrText>
      </w:r>
      <w:r w:rsidR="00000000">
        <w:fldChar w:fldCharType="separate"/>
      </w:r>
      <w:r>
        <w:fldChar w:fldCharType="end"/>
      </w:r>
      <w:r>
        <w:fldChar w:fldCharType="separate"/>
      </w:r>
      <w:r>
        <w:t>Harihara and Suṅkāpura (1976, 147)</w:t>
      </w:r>
      <w:r>
        <w:fldChar w:fldCharType="end"/>
      </w:r>
      <w:r>
        <w:t>.</w:t>
      </w:r>
    </w:p>
  </w:footnote>
  <w:footnote w:id="75">
    <w:p w14:paraId="1BE9CF62" w14:textId="77777777" w:rsidR="009D07EC" w:rsidRDefault="009D07EC" w:rsidP="009D07EC">
      <w:pPr>
        <w:pStyle w:val="FootnoteText"/>
      </w:pPr>
      <w:r>
        <w:rPr>
          <w:rStyle w:val="FootnoteCharacters"/>
        </w:rPr>
        <w:footnoteRef/>
      </w:r>
      <w:r>
        <w:t xml:space="preserve"> A minimal count of only Ragaḷe stories that involve Kannada-speaking figures and whose authorship is not contested amounts to eighteen texts and a total line count of close to twelve thousand. See </w:t>
      </w:r>
      <w:r>
        <w:fldChar w:fldCharType="begin"/>
      </w:r>
      <w:r>
        <w:instrText>ADDIN EN.CITE &lt;EndNote&gt;&lt;Cite AuthorYear="1"&gt;&lt;Author&gt;Ben-Herut&lt;/Author&gt;&lt;Year&gt;2018&lt;/Year&gt;&lt;RecNum&gt;1582&lt;/RecNum&gt;&lt;Pages&gt;59n41&lt;/Pages&gt;&lt;DisplayText&gt;Ben-Herut (2018, 59n41)&lt;/DisplayText&gt;&lt;record&gt;&lt;rec-number&gt;1582&lt;/rec-number&gt;&lt;foreign-keys&gt;&lt;key app="EN" db-id="tzxepwdvaze0eoezdvj599exxez9drerd2vv" timestamp="1484338409"&gt;1582&lt;/key&gt;&lt;/foreign-keys&gt;&lt;ref-type name="Book"&gt;6&lt;/ref-type&gt;&lt;contributors&gt;&lt;authors&gt;&lt;author&gt;Ben-Herut, Gil&lt;/author&gt;&lt;/authors&gt;&lt;/contributors&gt;&lt;titles&gt;&lt;title&gt;&lt;style face="normal" font="default" charset="238" size="100%"&gt;Śiva&lt;/style&gt;&lt;style face="normal" font="default" size="100%"&gt;&amp;apos;s Saints: The Origins of Devotion in Kannada according to Harihara’s &lt;/style&gt;&lt;style face="italic" font="default" size="100%"&gt;Ragaḷegaḷu&lt;/style&gt;&lt;/title&gt;&lt;/titles&gt;&lt;dates&gt;&lt;year&gt;2018&lt;/year&gt;&lt;/dates&gt;&lt;pub-location&gt;New York&lt;/pub-location&gt;&lt;publisher&gt;Oxford University Press&lt;/publisher&gt;&lt;urls&gt;&lt;/urls&gt;&lt;research-notes&gt;Curators = Gil Ben-Herut&amp;#xD;Languages = Kannada&amp;#xD;Regions = Karnataka&amp;#xD;Traditions = Virashaiva Lingayat&amp;#xD;Deities = Shaiva&amp;#xD;Sources = Published Texts&amp;#xD;Approaches = Historiography | Textual Criticism | Translation&amp;#xD;Topics = Class | Court | Ethics | Festival&amp;#xD;Periods = 13&lt;/research-notes&gt;&lt;/record&gt;&lt;/Cite&gt;&lt;/EndNote&gt;</w:instrText>
      </w:r>
      <w:r>
        <w:fldChar w:fldCharType="separate"/>
      </w:r>
      <w:r>
        <w:t>Ben-Herut (2018, 59n41)</w:t>
      </w:r>
      <w:r>
        <w:fldChar w:fldCharType="end"/>
      </w:r>
      <w:r>
        <w:t xml:space="preserve"> for the list of the eighteen stories and </w:t>
      </w:r>
      <w:r>
        <w:fldChar w:fldCharType="begin"/>
      </w:r>
      <w:r>
        <w:instrText>ADDIN EN.CITE &lt;EndNote&gt;&lt;Cite AuthorYear="1"&gt;&lt;Author&gt;Saudattimath&lt;/Author&gt;&lt;Year&gt;1988&lt;/Year&gt;&lt;RecNum&gt;170&lt;/RecNum&gt;&lt;Pages&gt;133&lt;/Pages&gt;&lt;DisplayText&gt;Saudattimath (1988, 133)&lt;/DisplayText&gt;&lt;record&gt;&lt;rec-number&gt;170&lt;/rec-number&gt;&lt;foreign-keys&gt;&lt;key app="EN" db-id="tzxepwdvaze0eoezdvj599exxez9drerd2vv" timestamp="0"&gt;170&lt;/key&gt;&lt;/foreign-keys&gt;&lt;ref-type name="Book"&gt;6&lt;/ref-type&gt;&lt;contributors&gt;&lt;authors&gt;&lt;author&gt;Saudattimath, S. D.&lt;/author&gt;&lt;/authors&gt;&lt;/contributors&gt;&lt;titles&gt;&lt;title&gt;Harihara&amp;apos;s Ragaḷes: A Linguistic Analysis&lt;/title&gt;&lt;/titles&gt;&lt;pages&gt;x, 158 p.&lt;/pages&gt;&lt;edition&gt;1st&lt;/edition&gt;&lt;keywords&gt;&lt;keyword&gt;Harihara, Hampeya Criticism and interpretation.&lt;/keyword&gt;&lt;keyword&gt;Harihara, Hampeya Language.&lt;/keyword&gt;&lt;/keywords&gt;&lt;dates&gt;&lt;year&gt;1988&lt;/year&gt;&lt;/dates&gt;&lt;pub-location&gt;Dharwad&lt;/pub-location&gt;&lt;publisher&gt;Prasaranga, Karnatak University&lt;/publisher&gt;&lt;call-num&gt;UW Madison Shelving Facility - Use Place Requests PL4659 H29; Z84 1988 (M53-L-7)&lt;/call-num&gt;&lt;urls&gt;&lt;/urls&gt;&lt;/record&gt;&lt;/Cite&gt;&lt;/EndNote&gt;</w:instrText>
      </w:r>
      <w:r>
        <w:fldChar w:fldCharType="separate"/>
      </w:r>
      <w:r>
        <w:t>Saudattimath (1988, 133)</w:t>
      </w:r>
      <w:r>
        <w:fldChar w:fldCharType="end"/>
      </w:r>
      <w:r>
        <w:t xml:space="preserve"> for respective line counts.</w:t>
      </w:r>
    </w:p>
  </w:footnote>
  <w:footnote w:id="76">
    <w:p w14:paraId="73C5AB81" w14:textId="77777777" w:rsidR="009D07EC" w:rsidRDefault="009D07EC" w:rsidP="009D07EC">
      <w:pPr>
        <w:pStyle w:val="FootnoteText"/>
      </w:pPr>
      <w:r>
        <w:rPr>
          <w:rStyle w:val="FootnoteCharacters"/>
        </w:rPr>
        <w:footnoteRef/>
      </w:r>
      <w:r>
        <w:t xml:space="preserve"> The Ragaḷe to Allama, with only one chapter, is considerably shorter than those of Basava and Mahādēvi.</w:t>
      </w:r>
    </w:p>
  </w:footnote>
  <w:footnote w:id="77">
    <w:p w14:paraId="015169F4" w14:textId="77777777" w:rsidR="009D07EC" w:rsidRDefault="009D07EC" w:rsidP="009D07EC">
      <w:pPr>
        <w:pStyle w:val="FootnoteText"/>
      </w:pPr>
      <w:r>
        <w:rPr>
          <w:rStyle w:val="FootnoteCharacters"/>
        </w:rPr>
        <w:footnoteRef/>
      </w:r>
      <w:r>
        <w:t xml:space="preserve"> See, for example, </w:t>
      </w:r>
      <w:r>
        <w:fldChar w:fldCharType="begin"/>
      </w:r>
      <w:r>
        <w:instrText>ADDIN EN.CITE &lt;EndNote&gt;&lt;Cite AuthorYear="1"&gt;&lt;Author&gt;Nāgarāj&lt;/Author&gt;&lt;Year&gt;1999&lt;/Year&gt;&lt;RecNum&gt;459&lt;/RecNum&gt;&lt;DisplayText&gt;Nāgarāj (1999)&lt;/DisplayText&gt;&lt;record&gt;&lt;rec-number&gt;459&lt;/rec-number&gt;&lt;foreign-keys&gt;&lt;key app="EN" db-id="tzxepwdvaze0eoezdvj599exxez9drerd2vv" timestamp="0"&gt;459&lt;/key&gt;&lt;/foreign-keys&gt;&lt;ref-type name="Book"&gt;6&lt;/ref-type&gt;&lt;contributors&gt;&lt;authors&gt;&lt;author&gt;&lt;style face="normal" font="default" size="100%"&gt;N&lt;/style&gt;&lt;style face="normal" font="default" charset="186" size="100%"&gt;āgarāj&lt;/style&gt;&lt;style face="normal" font="default" size="100%"&gt;, Ḍi. &lt;/style&gt;&lt;style face="normal" font="default" charset="186" size="100%"&gt;Ār.&lt;/style&gt;&lt;/author&gt;&lt;/authors&gt;&lt;/contributors&gt;&lt;titles&gt;&lt;title&gt;&lt;style face="normal" font="default" size="100%"&gt;Allama Prabhu mattu &lt;/style&gt;&lt;style face="normal" font="default" charset="238" size="100%"&gt;Ś&lt;/style&gt;&lt;style face="normal" font="default" size="100%"&gt;aiva Pratibhe&lt;/style&gt;&lt;/title&gt;&lt;/titles&gt;&lt;pages&gt;243 p.&lt;/pages&gt;&lt;keywords&gt;&lt;keyword&gt;Allamaprabhu, fl. 1160 Criticism and interpretation.&lt;/keyword&gt;&lt;/keywords&gt;&lt;dates&gt;&lt;year&gt;1999&lt;/year&gt;&lt;/dates&gt;&lt;pub-location&gt;Heggodu&lt;/pub-location&gt;&lt;publisher&gt;Aksara Prakasana&lt;/publisher&gt;&lt;accession-num&gt;12039795&lt;/accession-num&gt;&lt;call-num&gt;Asian Reading Room (Jefferson LJ150) - STORED OFFSITE MLCSA 2001/02357&lt;/call-num&gt;&lt;urls&gt;&lt;/urls&gt;&lt;research-notes&gt;Secondary&lt;/research-notes&gt;&lt;language&gt;In Kannada.&lt;/language&gt;&lt;/record&gt;&lt;/Cite&gt;&lt;/EndNote&gt;</w:instrText>
      </w:r>
      <w:r>
        <w:fldChar w:fldCharType="separate"/>
      </w:r>
      <w:r>
        <w:t>Nāgarāj (1999)</w:t>
      </w:r>
      <w:r>
        <w:fldChar w:fldCharType="end"/>
      </w:r>
      <w:r>
        <w:t>.</w:t>
      </w:r>
    </w:p>
  </w:footnote>
  <w:footnote w:id="78">
    <w:p w14:paraId="2B5A734F" w14:textId="77777777" w:rsidR="009D07EC" w:rsidRDefault="009D07EC" w:rsidP="009D07EC">
      <w:pPr>
        <w:pStyle w:val="FootnoteText"/>
      </w:pPr>
      <w:r>
        <w:rPr>
          <w:rStyle w:val="FootnoteCharacters"/>
        </w:rPr>
        <w:footnoteRef/>
      </w:r>
      <w:r>
        <w:t xml:space="preserve"> The outlier </w:t>
      </w:r>
      <w:r>
        <w:rPr>
          <w:i/>
          <w:iCs/>
        </w:rPr>
        <w:t>vacana</w:t>
      </w:r>
      <w:r>
        <w:t xml:space="preserve"> appears in </w:t>
      </w:r>
      <w:r>
        <w:rPr>
          <w:i/>
          <w:iCs/>
        </w:rPr>
        <w:t>Mahādēviyakkana Ragaḷe</w:t>
      </w:r>
      <w:r>
        <w:t xml:space="preserve"> 7.88–103 and is discussed in the previous section of this article.</w:t>
      </w:r>
    </w:p>
  </w:footnote>
  <w:footnote w:id="79">
    <w:p w14:paraId="480663FC" w14:textId="1C9E8DEF" w:rsidR="009D07EC" w:rsidRDefault="009D07EC" w:rsidP="009D07EC">
      <w:pPr>
        <w:pStyle w:val="FootnoteText"/>
      </w:pPr>
      <w:r>
        <w:rPr>
          <w:rStyle w:val="FootnoteCharacters"/>
        </w:rPr>
        <w:footnoteRef/>
      </w:r>
      <w:r>
        <w:t xml:space="preserve"> </w:t>
      </w:r>
      <w:r>
        <w:fldChar w:fldCharType="begin"/>
      </w:r>
      <w:r>
        <w:instrText>ADDIN EN.CITE &lt;EndNote&gt;&lt;Cite AuthorYear="1"&gt;&lt;Author&gt;Ramanujan&lt;/Author&gt;&lt;Year&gt;1973&lt;/Year&gt;&lt;RecNum&gt;70&lt;/RecNum&gt;&lt;DisplayText&gt;Ramanujan (1973)&lt;/DisplayText&gt;&lt;record&gt;&lt;rec-number&gt;70&lt;/rec-number&gt;&lt;foreign-keys&gt;&lt;key app="EN" db-id="tzxepwdvaze0eoezdvj599exxez9drerd2vv" timestamp="0"&gt;70&lt;/key&gt;&lt;/foreign-keys&gt;&lt;ref-type name="Book"&gt;6&lt;/ref-type&gt;&lt;contributors&gt;&lt;authors&gt;&lt;author&gt;Ramanujan, A. K.&lt;/author&gt;&lt;/authors&gt;&lt;/contributors&gt;&lt;titles&gt;&lt;title&gt;&lt;style face="normal" font="default" size="100%"&gt;Speaking of &lt;/style&gt;&lt;style face="normal" font="default" charset="238" size="100%"&gt;Ś&lt;/style&gt;&lt;style face="normal" font="default" size="100%"&gt;iva&lt;/style&gt;&lt;/title&gt;&lt;/titles&gt;&lt;pages&gt;199 p.&lt;/pages&gt;&lt;keywords&gt;&lt;keyword&gt;Kannada poetry Translations into English.&lt;/keyword&gt;&lt;keyword&gt;English poetry.&lt;/keyword&gt;&lt;keyword&gt;Virasaiva&lt;/keyword&gt;&lt;keyword&gt;Extremism&lt;/keyword&gt;&lt;/keywords&gt;&lt;dates&gt;&lt;year&gt;1973&lt;/year&gt;&lt;/dates&gt;&lt;pub-location&gt;Harmondsworth&lt;/pub-location&gt;&lt;publisher&gt;Penguin&lt;/publisher&gt;&lt;isbn&gt;0140442707&lt;/isbn&gt;&lt;call-num&gt;GENERAL STACKS PL4663 .E3 R32&amp;#xD;GENERAL STACKS PL4663 .E3 R32&amp;#xD;GENERAL WITHDRAWN PL4663 .E3 R32&amp;#xD;GENERAL STACKS PL4663 .E3 R32&amp;#xD;GENERAL SPECIALCOL PL4663 .E3 R32 1973 HUGHES&lt;/call-num&gt;&lt;urls&gt;&lt;/urls&gt;&lt;research-notes&gt;Moderator=Gil&amp;#xD;StartDate=10&amp;#xD;EndDate=12&amp;#xD;Language=Kannada&amp;#xD;Region=Karnataka &amp;#xD;Tradition=Virasaiva&amp;#xD;Approach=Text|Literary criticism&amp;#xD;Flag=&lt;/research-notes&gt;&lt;/record&gt;&lt;/Cite&gt;&lt;/EndNote&gt;</w:instrText>
      </w:r>
      <w:r>
        <w:fldChar w:fldCharType="separate"/>
      </w:r>
      <w:r>
        <w:t>Ramanujan (1973)</w:t>
      </w:r>
      <w:r>
        <w:fldChar w:fldCharType="end"/>
      </w:r>
      <w:r>
        <w:t xml:space="preserve"> writes: “Medieval Kannada manuscripts </w:t>
      </w:r>
      <w:r w:rsidR="00733C75">
        <w:t>use</w:t>
      </w:r>
      <w:r>
        <w:t xml:space="preserve"> no punctuation, no paragraph-, word-, or phrase-divisions, though modern editions print the </w:t>
      </w:r>
      <w:r>
        <w:rPr>
          <w:i/>
          <w:iCs/>
        </w:rPr>
        <w:t>vacana</w:t>
      </w:r>
      <w:r>
        <w:t xml:space="preserve">s with all the modern conventions” (p. 13). </w:t>
      </w:r>
      <w:r>
        <w:fldChar w:fldCharType="begin"/>
      </w:r>
      <w:r>
        <w:instrText>ADDIN EN.CITE &lt;EndNote&gt;&lt;Cite AuthorYear="1"&gt;&lt;Author&gt;Halkatti&lt;/Author&gt;&lt;Year&gt;1922&lt;/Year&gt;&lt;RecNum&gt;1546&lt;/RecNum&gt;&lt;DisplayText&gt;Halkatti (1922)&lt;/DisplayText&gt;&lt;record&gt;&lt;rec-number&gt;1546&lt;/rec-number&gt;&lt;foreign-keys&gt;&lt;key app="EN" db-id="tzxepwdvaze0eoezdvj599exxez9drerd2vv" timestamp="1478638464"&gt;1546&lt;/key&gt;&lt;/foreign-keys&gt;&lt;ref-type name="Journal Article"&gt;17&lt;/ref-type&gt;&lt;contributors&gt;&lt;authors&gt;&lt;author&gt;Halkatti, P. G.&lt;/author&gt;&lt;/authors&gt;&lt;/contributors&gt;&lt;titles&gt;&lt;title&gt;Vachanas Attributed to Basava&lt;/title&gt;&lt;secondary-title&gt;Indian Antiquary&lt;/secondary-title&gt;&lt;/titles&gt;&lt;periodical&gt;&lt;full-title&gt;Indian antiquary&lt;/full-title&gt;&lt;/periodical&gt;&lt;pages&gt;7–12, 36–57&lt;/pages&gt;&lt;volume&gt;51&lt;/volume&gt;&lt;dates&gt;&lt;year&gt;1922&lt;/year&gt;&lt;/dates&gt;&lt;urls&gt;&lt;/urls&gt;&lt;/record&gt;&lt;/Cite&gt;&lt;/EndNote&gt;</w:instrText>
      </w:r>
      <w:r>
        <w:fldChar w:fldCharType="separate"/>
      </w:r>
      <w:r>
        <w:t>Halkatti (1922)</w:t>
      </w:r>
      <w:r>
        <w:fldChar w:fldCharType="end"/>
      </w:r>
      <w:r>
        <w:t xml:space="preserve"> translates </w:t>
      </w:r>
      <w:r>
        <w:rPr>
          <w:i/>
          <w:iCs/>
        </w:rPr>
        <w:t>vacana</w:t>
      </w:r>
      <w:r>
        <w:t xml:space="preserve">s in prose form as they appeared in manuscripts. </w:t>
      </w:r>
      <w:r w:rsidR="00733C75">
        <w:t>V</w:t>
      </w:r>
      <w:r>
        <w:t>erse was also rendered without line breaks in the manuscr</w:t>
      </w:r>
      <w:r w:rsidR="00733C75">
        <w:t xml:space="preserve">ipts, but the </w:t>
      </w:r>
      <w:r>
        <w:t>verses themselves were separated by punctuation marks</w:t>
      </w:r>
      <w:r w:rsidR="00733C75">
        <w:t>,</w:t>
      </w:r>
      <w:r>
        <w:t xml:space="preserve"> and the metrical form itself would have been recognized by most readers.</w:t>
      </w:r>
    </w:p>
  </w:footnote>
  <w:footnote w:id="80">
    <w:p w14:paraId="38368810" w14:textId="77777777" w:rsidR="009D07EC" w:rsidRDefault="009D07EC" w:rsidP="009D07EC">
      <w:pPr>
        <w:pStyle w:val="FootnoteText"/>
      </w:pPr>
      <w:r>
        <w:rPr>
          <w:rStyle w:val="FootnoteCharacters"/>
        </w:rPr>
        <w:footnoteRef/>
      </w:r>
      <w:r>
        <w:t xml:space="preserve"> There is a subgroup of </w:t>
      </w:r>
      <w:r>
        <w:rPr>
          <w:i/>
          <w:iCs/>
        </w:rPr>
        <w:t>vacana</w:t>
      </w:r>
      <w:r>
        <w:t xml:space="preserve">s called </w:t>
      </w:r>
      <w:r>
        <w:rPr>
          <w:i/>
          <w:iCs/>
        </w:rPr>
        <w:t>svaravacana</w:t>
      </w:r>
      <w:r>
        <w:t xml:space="preserve">s, written in local meters. They are meant to be sung according to a particular rhythm, but it is difficult to determine if these evolved out of meter-less </w:t>
      </w:r>
      <w:r>
        <w:rPr>
          <w:i/>
          <w:iCs/>
        </w:rPr>
        <w:t>vacana</w:t>
      </w:r>
      <w:r>
        <w:t xml:space="preserve">s or out of meters such as </w:t>
      </w:r>
      <w:r>
        <w:rPr>
          <w:i/>
          <w:iCs/>
        </w:rPr>
        <w:t>tripadi</w:t>
      </w:r>
      <w:r>
        <w:t>.</w:t>
      </w:r>
    </w:p>
  </w:footnote>
  <w:footnote w:id="81">
    <w:p w14:paraId="1F0E90F3" w14:textId="492D01B8" w:rsidR="009D07EC" w:rsidRDefault="009D07EC" w:rsidP="009D07EC">
      <w:pPr>
        <w:pStyle w:val="FootnoteText"/>
      </w:pPr>
      <w:r>
        <w:rPr>
          <w:rStyle w:val="FootnoteCharacters"/>
        </w:rPr>
        <w:footnoteRef/>
      </w:r>
      <w:r>
        <w:t xml:space="preserve"> A case in point for comparison in this regard is </w:t>
      </w:r>
      <w:r>
        <w:t xml:space="preserve">devotional literature in Tamil, for example in the case of the poems and life story of Cuntarar (aka Sundarar) in the early Tamil Śaiva canon. David Shulman (1990, xxxv–xlii) addresses questions that are related in nature to those raised in this article, and from his analysis it appears that: (1) the earliest Tamil hagiography of this saint-poet (written in the twelfth century) was thematically more closely aligned with the poems attributed to him than what we find in Harihara’s text, and (2) in contrast with the </w:t>
      </w:r>
      <w:r>
        <w:rPr>
          <w:i/>
          <w:iCs/>
        </w:rPr>
        <w:t>vacana</w:t>
      </w:r>
      <w:r>
        <w:t>s,</w:t>
      </w:r>
      <w:r>
        <w:rPr>
          <w:i/>
          <w:iCs/>
        </w:rPr>
        <w:t xml:space="preserve"> </w:t>
      </w:r>
      <w:r>
        <w:t xml:space="preserve">the Tamil devotional poems were highly formulaic and </w:t>
      </w:r>
      <w:r w:rsidR="009C533C">
        <w:t xml:space="preserve">apparently </w:t>
      </w:r>
      <w:r>
        <w:t>underwent textualization</w:t>
      </w:r>
      <w:r>
        <w:rPr>
          <w:i/>
          <w:iCs/>
        </w:rPr>
        <w:t xml:space="preserve"> before </w:t>
      </w:r>
      <w:r>
        <w:t xml:space="preserve">the writing down of the saints’ life stories. These features perhaps contribute to the relative cohesiveness of the Tamil canon, in comparison </w:t>
      </w:r>
      <w:r w:rsidR="009C533C">
        <w:t xml:space="preserve">with </w:t>
      </w:r>
      <w:r>
        <w:t xml:space="preserve">the Kannada Śivabhakti materials. </w:t>
      </w:r>
      <w:r>
        <w:t>Richard Davis current project of the solidification of the Tevaram canon will surely shed more light on this subject.</w:t>
      </w:r>
    </w:p>
  </w:footnote>
  <w:footnote w:id="82">
    <w:p w14:paraId="0CDB8A87" w14:textId="77777777" w:rsidR="009D07EC" w:rsidRDefault="009D07EC" w:rsidP="009D07EC">
      <w:pPr>
        <w:pStyle w:val="FootnoteText"/>
      </w:pPr>
      <w:r>
        <w:rPr>
          <w:rStyle w:val="FootnoteCharacters"/>
        </w:rPr>
        <w:footnoteRef/>
      </w:r>
      <w:r>
        <w:t xml:space="preserve"> That is, beyond what is described in later hagiographies. The most direct testimony we have is the opening section of the </w:t>
      </w:r>
      <w:r>
        <w:rPr>
          <w:i/>
          <w:iCs/>
        </w:rPr>
        <w:t>Basava Purāṇamu</w:t>
      </w:r>
      <w:r>
        <w:t xml:space="preserve"> in the Telugu language, which clearly associated itself with the institutional form of Śaivism in Srisailam, but this setting is not directly connected with the Kannada authors. See </w:t>
      </w:r>
      <w:r>
        <w:fldChar w:fldCharType="begin"/>
      </w:r>
      <w:r>
        <w:instrText>ADDIN EN.CITE &lt;EndNote&gt;&lt;Cite AuthorYear="1"&gt;&lt;Author&gt;Fisher&lt;/Author&gt;&lt;Year&gt;2019&lt;/Year&gt;&lt;RecNum&gt;2176&lt;/RecNum&gt;&lt;DisplayText&gt;Fisher (2019)&lt;/DisplayText&gt;&lt;record&gt;&lt;rec-number&gt;2176&lt;/rec-number&gt;&lt;foreign-keys&gt;&lt;key app="EN" db-id="tzxepwdvaze0eoezdvj599exxez9drerd2vv" timestamp="1567690290"&gt;2176&lt;/key&gt;&lt;/foreign-keys&gt;&lt;ref-type name="Journal Article"&gt;17&lt;/ref-type&gt;&lt;contributors&gt;&lt;authors&gt;&lt;author&gt;Fisher, Elaine M.&lt;/author&gt;&lt;/authors&gt;&lt;/contributors&gt;&lt;titles&gt;&lt;title&gt;The Tangled Roots of Vīraśaivism: On the Vīramāheśvara Textual Culture of Srisailam&lt;/title&gt;&lt;secondary-title&gt;History of Religions&lt;/secondary-title&gt;&lt;/titles&gt;&lt;periodical&gt;&lt;full-title&gt;History of Religions&lt;/full-title&gt;&lt;/periodical&gt;&lt;pages&gt;1–37&lt;/pages&gt;&lt;volume&gt;59&lt;/volume&gt;&lt;number&gt;1&lt;/number&gt;&lt;dates&gt;&lt;year&gt;2019&lt;/year&gt;&lt;/dates&gt;&lt;isbn&gt;0018-2710&lt;/isbn&gt;&lt;urls&gt;&lt;related-urls&gt;&lt;url&gt;https://browzine.com/articles/335037683&lt;/url&gt;&lt;/related-urls&gt;&lt;/urls&gt;&lt;electronic-resource-num&gt;10.1086/703521&lt;/electronic-resource-num&gt;&lt;/record&gt;&lt;/Cite&gt;&lt;/EndNote&gt;</w:instrText>
      </w:r>
      <w:r>
        <w:fldChar w:fldCharType="separate"/>
      </w:r>
      <w:r>
        <w:t>Fisher (2019)</w:t>
      </w:r>
      <w:r>
        <w:fldChar w:fldCharType="end"/>
      </w:r>
      <w:r>
        <w:t>.</w:t>
      </w:r>
    </w:p>
  </w:footnote>
  <w:footnote w:id="83">
    <w:p w14:paraId="5D5E251F" w14:textId="77777777" w:rsidR="009D07EC" w:rsidRDefault="009D07EC" w:rsidP="009D07EC">
      <w:pPr>
        <w:pStyle w:val="FootnoteText"/>
      </w:pPr>
      <w:r>
        <w:rPr>
          <w:rStyle w:val="FootnoteCharacters"/>
        </w:rPr>
        <w:footnoteRef/>
      </w:r>
      <w:r>
        <w:t xml:space="preserve"> The basic incongruence between the meters used in devotion</w:t>
      </w:r>
      <w:r>
        <w:t>al</w:t>
      </w:r>
      <w:r>
        <w:t xml:space="preserve"> songs and the non-metrical style of the </w:t>
      </w:r>
      <w:r>
        <w:rPr>
          <w:i/>
          <w:iCs/>
        </w:rPr>
        <w:t>vacana</w:t>
      </w:r>
      <w:r>
        <w:t>s requires further consideration.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30C6C" w14:textId="77777777" w:rsidR="00E04256" w:rsidRDefault="004065F5">
    <w:pPr>
      <w:pStyle w:val="Header"/>
      <w:rPr>
        <w:sz w:val="16"/>
        <w:szCs w:val="12"/>
      </w:rPr>
    </w:pPr>
    <w:r>
      <w:rPr>
        <w:sz w:val="16"/>
        <w:szCs w:val="12"/>
      </w:rPr>
      <w:t>DRAFT. PLEASE DO NOT CITE OR CIRCULATE WITHOUT AUTHOR’S PERMISION.</w:t>
    </w:r>
  </w:p>
  <w:p w14:paraId="78C0763B" w14:textId="77777777" w:rsidR="00E04256" w:rsidRDefault="00E04256">
    <w:pPr>
      <w:pStyle w:val="Header"/>
      <w:rPr>
        <w:sz w:val="16"/>
        <w:szCs w:val="12"/>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il">
    <w15:presenceInfo w15:providerId="None" w15:userId="Gil"/>
  </w15:person>
  <w15:person w15:author="Gil Ben-Herut">
    <w15:presenceInfo w15:providerId="Windows Live" w15:userId="13f26bb45cd79f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cago 17th Footnote no URL&lt;/Style&gt;&lt;LeftDelim&gt;{&lt;/LeftDelim&gt;&lt;RightDelim&gt;}&lt;/RightDelim&gt;&lt;FontName&gt;Times Ext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zxepwdvaze0eoezdvj599exxez9drerd2vv&quot;&gt;gbh macron-Converted&lt;record-ids&gt;&lt;item&gt;2418&lt;/item&gt;&lt;/record-ids&gt;&lt;/item&gt;&lt;/Libraries&gt;"/>
  </w:docVars>
  <w:rsids>
    <w:rsidRoot w:val="009D07EC"/>
    <w:rsid w:val="000337C7"/>
    <w:rsid w:val="000715BD"/>
    <w:rsid w:val="000772C4"/>
    <w:rsid w:val="000B33C4"/>
    <w:rsid w:val="000E7E33"/>
    <w:rsid w:val="001078D5"/>
    <w:rsid w:val="0012336D"/>
    <w:rsid w:val="00177621"/>
    <w:rsid w:val="00177E6F"/>
    <w:rsid w:val="001A222B"/>
    <w:rsid w:val="001B37DF"/>
    <w:rsid w:val="001D3E49"/>
    <w:rsid w:val="002860B6"/>
    <w:rsid w:val="002C004B"/>
    <w:rsid w:val="002C1E3E"/>
    <w:rsid w:val="00387DA1"/>
    <w:rsid w:val="0039509D"/>
    <w:rsid w:val="003D167D"/>
    <w:rsid w:val="00402427"/>
    <w:rsid w:val="004065F5"/>
    <w:rsid w:val="00411A95"/>
    <w:rsid w:val="004325BB"/>
    <w:rsid w:val="00443314"/>
    <w:rsid w:val="00456651"/>
    <w:rsid w:val="004778D5"/>
    <w:rsid w:val="004A2988"/>
    <w:rsid w:val="00526AB6"/>
    <w:rsid w:val="0054113B"/>
    <w:rsid w:val="00541251"/>
    <w:rsid w:val="00557F50"/>
    <w:rsid w:val="00565806"/>
    <w:rsid w:val="005A1855"/>
    <w:rsid w:val="005B61DB"/>
    <w:rsid w:val="006C5BCE"/>
    <w:rsid w:val="0070751E"/>
    <w:rsid w:val="00733C75"/>
    <w:rsid w:val="00761040"/>
    <w:rsid w:val="00787C84"/>
    <w:rsid w:val="007A5A3D"/>
    <w:rsid w:val="007F30F0"/>
    <w:rsid w:val="00842AFF"/>
    <w:rsid w:val="008571FC"/>
    <w:rsid w:val="008C736D"/>
    <w:rsid w:val="0094627E"/>
    <w:rsid w:val="00983073"/>
    <w:rsid w:val="009925EB"/>
    <w:rsid w:val="009945C2"/>
    <w:rsid w:val="009C533C"/>
    <w:rsid w:val="009D03FE"/>
    <w:rsid w:val="009D07EC"/>
    <w:rsid w:val="009D45AF"/>
    <w:rsid w:val="009E64CC"/>
    <w:rsid w:val="00A24BA2"/>
    <w:rsid w:val="00A5731B"/>
    <w:rsid w:val="00A8744E"/>
    <w:rsid w:val="00A93C68"/>
    <w:rsid w:val="00A948C3"/>
    <w:rsid w:val="00AE0F78"/>
    <w:rsid w:val="00B03356"/>
    <w:rsid w:val="00B04D8F"/>
    <w:rsid w:val="00B15B9D"/>
    <w:rsid w:val="00B7598A"/>
    <w:rsid w:val="00BA2A4B"/>
    <w:rsid w:val="00C11387"/>
    <w:rsid w:val="00C21053"/>
    <w:rsid w:val="00C64F69"/>
    <w:rsid w:val="00C802E8"/>
    <w:rsid w:val="00CF1F28"/>
    <w:rsid w:val="00D026A1"/>
    <w:rsid w:val="00D71558"/>
    <w:rsid w:val="00D947E7"/>
    <w:rsid w:val="00DC10C0"/>
    <w:rsid w:val="00DE5891"/>
    <w:rsid w:val="00E04256"/>
    <w:rsid w:val="00E3046D"/>
    <w:rsid w:val="00EA13E6"/>
    <w:rsid w:val="00EB70B6"/>
    <w:rsid w:val="00EC6A0F"/>
    <w:rsid w:val="00F143C3"/>
    <w:rsid w:val="00F42BE9"/>
    <w:rsid w:val="00F575C1"/>
    <w:rsid w:val="00FE4E4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A9694"/>
  <w15:docId w15:val="{C5196DF6-E0C1-4F24-9EC7-FBE8687F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7EC"/>
    <w:pPr>
      <w:widowControl w:val="0"/>
      <w:tabs>
        <w:tab w:val="left" w:pos="720"/>
        <w:tab w:val="left" w:pos="1440"/>
        <w:tab w:val="left" w:pos="2160"/>
      </w:tabs>
      <w:suppressAutoHyphens/>
      <w:spacing w:after="0" w:line="480" w:lineRule="auto"/>
      <w:ind w:firstLine="720"/>
    </w:pPr>
    <w:rPr>
      <w:rFonts w:ascii="Times Ext Roman" w:eastAsia="Arial Unicode MS" w:hAnsi="Times Ext Roman" w:cs="Times New Roman"/>
      <w:szCs w:val="20"/>
    </w:rPr>
  </w:style>
  <w:style w:type="paragraph" w:styleId="Heading1">
    <w:name w:val="heading 1"/>
    <w:basedOn w:val="Normal"/>
    <w:next w:val="Normal"/>
    <w:link w:val="Heading1Char"/>
    <w:uiPriority w:val="9"/>
    <w:qFormat/>
    <w:rsid w:val="004A2988"/>
    <w:pPr>
      <w:keepNext/>
      <w:keepLines/>
      <w:spacing w:before="480" w:after="120"/>
      <w:outlineLvl w:val="0"/>
    </w:pPr>
    <w:rPr>
      <w:rFonts w:eastAsiaTheme="majorEastAsia" w:cstheme="majorBidi"/>
      <w:b/>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qFormat/>
    <w:rsid w:val="002C004B"/>
    <w:pPr>
      <w:spacing w:line="240" w:lineRule="auto"/>
      <w:ind w:firstLine="0"/>
    </w:pPr>
    <w:rPr>
      <w:sz w:val="20"/>
    </w:rPr>
  </w:style>
  <w:style w:type="character" w:customStyle="1" w:styleId="FootnoteTextChar">
    <w:name w:val="Footnote Text Char"/>
    <w:basedOn w:val="DefaultParagraphFont"/>
    <w:link w:val="FootnoteText"/>
    <w:qFormat/>
    <w:rsid w:val="002C004B"/>
    <w:rPr>
      <w:rFonts w:ascii="Times Ext Roman" w:eastAsia="Arial Unicode MS" w:hAnsi="Times Ext Roman" w:cs="Times New Roman"/>
      <w:sz w:val="20"/>
      <w:szCs w:val="20"/>
    </w:rPr>
  </w:style>
  <w:style w:type="character" w:customStyle="1" w:styleId="Heading1Char">
    <w:name w:val="Heading 1 Char"/>
    <w:basedOn w:val="DefaultParagraphFont"/>
    <w:link w:val="Heading1"/>
    <w:uiPriority w:val="9"/>
    <w:qFormat/>
    <w:rsid w:val="004A2988"/>
    <w:rPr>
      <w:rFonts w:ascii="Gentium Plus" w:eastAsiaTheme="majorEastAsia" w:hAnsi="Gentium Plus" w:cstheme="majorBidi"/>
      <w:b/>
      <w:bCs/>
      <w:sz w:val="24"/>
      <w:szCs w:val="28"/>
    </w:rPr>
  </w:style>
  <w:style w:type="paragraph" w:customStyle="1" w:styleId="BibliographyGenitumMacron">
    <w:name w:val="Bibliography Genitum Macron"/>
    <w:basedOn w:val="Normal"/>
    <w:link w:val="BibliographyGenitumMacronChar"/>
    <w:qFormat/>
    <w:rsid w:val="009D03FE"/>
    <w:pPr>
      <w:spacing w:line="240" w:lineRule="auto"/>
      <w:ind w:left="720" w:hanging="720"/>
    </w:pPr>
    <w:rPr>
      <w:rFonts w:cs="Gentium Plus"/>
      <w:noProof/>
    </w:rPr>
  </w:style>
  <w:style w:type="character" w:customStyle="1" w:styleId="BibliographyGenitumMacronChar">
    <w:name w:val="Bibliography Genitum Macron Char"/>
    <w:basedOn w:val="DefaultParagraphFont"/>
    <w:link w:val="BibliographyGenitumMacron"/>
    <w:qFormat/>
    <w:rsid w:val="009D03FE"/>
    <w:rPr>
      <w:rFonts w:ascii="Gentium Plus" w:hAnsi="Gentium Plus" w:cs="Gentium Plus"/>
      <w:noProof/>
      <w:sz w:val="24"/>
      <w:szCs w:val="20"/>
    </w:rPr>
  </w:style>
  <w:style w:type="paragraph" w:styleId="Quote">
    <w:name w:val="Quote"/>
    <w:basedOn w:val="Normal"/>
    <w:next w:val="Normal"/>
    <w:link w:val="QuoteChar"/>
    <w:uiPriority w:val="29"/>
    <w:qFormat/>
    <w:rsid w:val="00C11387"/>
    <w:pPr>
      <w:spacing w:before="240" w:after="240"/>
      <w:ind w:left="720" w:firstLine="0"/>
      <w:contextualSpacing/>
    </w:pPr>
  </w:style>
  <w:style w:type="character" w:customStyle="1" w:styleId="QuoteChar">
    <w:name w:val="Quote Char"/>
    <w:basedOn w:val="DefaultParagraphFont"/>
    <w:link w:val="Quote"/>
    <w:uiPriority w:val="29"/>
    <w:qFormat/>
    <w:rsid w:val="00C11387"/>
    <w:rPr>
      <w:rFonts w:ascii="Times Ext Roman" w:eastAsia="Arial Unicode MS" w:hAnsi="Times Ext Roman" w:cs="Times New Roman"/>
      <w:szCs w:val="20"/>
    </w:rPr>
  </w:style>
  <w:style w:type="paragraph" w:styleId="Title">
    <w:name w:val="Title"/>
    <w:basedOn w:val="Heading1"/>
    <w:next w:val="Normal"/>
    <w:link w:val="TitleChar"/>
    <w:uiPriority w:val="10"/>
    <w:qFormat/>
    <w:rsid w:val="00402427"/>
    <w:pPr>
      <w:spacing w:before="0" w:after="0" w:line="240" w:lineRule="auto"/>
      <w:jc w:val="center"/>
    </w:pPr>
  </w:style>
  <w:style w:type="character" w:customStyle="1" w:styleId="TitleChar">
    <w:name w:val="Title Char"/>
    <w:basedOn w:val="DefaultParagraphFont"/>
    <w:link w:val="Title"/>
    <w:uiPriority w:val="10"/>
    <w:qFormat/>
    <w:rsid w:val="00402427"/>
    <w:rPr>
      <w:rFonts w:ascii="Times Ext Roman" w:eastAsiaTheme="majorEastAsia" w:hAnsi="Times Ext Roman" w:cstheme="majorBidi"/>
      <w:b/>
      <w:bCs/>
      <w:szCs w:val="28"/>
    </w:rPr>
  </w:style>
  <w:style w:type="paragraph" w:customStyle="1" w:styleId="MainTitle">
    <w:name w:val="Main Title"/>
    <w:basedOn w:val="Normal"/>
    <w:link w:val="MainTitleChar"/>
    <w:qFormat/>
    <w:rsid w:val="00DE5891"/>
    <w:pPr>
      <w:spacing w:after="240" w:line="240" w:lineRule="auto"/>
      <w:jc w:val="center"/>
    </w:pPr>
    <w:rPr>
      <w:b/>
      <w:bCs/>
    </w:rPr>
  </w:style>
  <w:style w:type="character" w:customStyle="1" w:styleId="MainTitleChar">
    <w:name w:val="Main Title Char"/>
    <w:basedOn w:val="DefaultParagraphFont"/>
    <w:link w:val="MainTitle"/>
    <w:qFormat/>
    <w:rsid w:val="00DE5891"/>
    <w:rPr>
      <w:rFonts w:ascii="Times Ext Roman" w:eastAsia="Arial Unicode MS" w:hAnsi="Times Ext Roman" w:cs="Times New Roman"/>
      <w:b/>
      <w:bCs/>
      <w:szCs w:val="20"/>
    </w:rPr>
  </w:style>
  <w:style w:type="character" w:customStyle="1" w:styleId="FootnoteCharacters">
    <w:name w:val="Footnote Characters"/>
    <w:qFormat/>
    <w:rsid w:val="009D07EC"/>
    <w:rPr>
      <w:vertAlign w:val="superscript"/>
    </w:rPr>
  </w:style>
  <w:style w:type="character" w:styleId="FootnoteReference">
    <w:name w:val="footnote reference"/>
    <w:rsid w:val="009D07EC"/>
    <w:rPr>
      <w:vertAlign w:val="superscript"/>
    </w:rPr>
  </w:style>
  <w:style w:type="character" w:customStyle="1" w:styleId="EndNoteBibliographyChar">
    <w:name w:val="EndNote Bibliography Char"/>
    <w:basedOn w:val="FootnoteTextChar"/>
    <w:link w:val="EndNoteBibliography"/>
    <w:qFormat/>
    <w:rsid w:val="009D07EC"/>
    <w:rPr>
      <w:rFonts w:ascii="Times Ext Roman" w:eastAsia="Arial Unicode MS" w:hAnsi="Times Ext Roman" w:cs="Times Ext Roman"/>
      <w:sz w:val="20"/>
      <w:szCs w:val="20"/>
    </w:rPr>
  </w:style>
  <w:style w:type="character" w:styleId="Hyperlink">
    <w:name w:val="Hyperlink"/>
    <w:basedOn w:val="DefaultParagraphFont"/>
    <w:uiPriority w:val="99"/>
    <w:unhideWhenUsed/>
    <w:rsid w:val="009D07EC"/>
    <w:rPr>
      <w:color w:val="0000FF" w:themeColor="hyperlink"/>
      <w:u w:val="single"/>
    </w:rPr>
  </w:style>
  <w:style w:type="character" w:customStyle="1" w:styleId="HeaderChar">
    <w:name w:val="Header Char"/>
    <w:basedOn w:val="DefaultParagraphFont"/>
    <w:link w:val="Header"/>
    <w:uiPriority w:val="99"/>
    <w:qFormat/>
    <w:rsid w:val="009D07EC"/>
    <w:rPr>
      <w:rFonts w:ascii="Times Ext Roman" w:eastAsia="Arial Unicode MS" w:hAnsi="Times Ext Roman" w:cs="Times New Roman"/>
      <w:sz w:val="24"/>
      <w:szCs w:val="20"/>
    </w:rPr>
  </w:style>
  <w:style w:type="character" w:customStyle="1" w:styleId="HeaderChar1">
    <w:name w:val="Header Char1"/>
    <w:basedOn w:val="DefaultParagraphFont"/>
    <w:uiPriority w:val="99"/>
    <w:semiHidden/>
    <w:qFormat/>
    <w:rsid w:val="009D07EC"/>
    <w:rPr>
      <w:rFonts w:ascii="Times Ext Roman" w:eastAsia="Arial Unicode MS" w:hAnsi="Times Ext Roman" w:cs="Times New Roman"/>
      <w:szCs w:val="20"/>
    </w:rPr>
  </w:style>
  <w:style w:type="character" w:styleId="CommentReference">
    <w:name w:val="annotation reference"/>
    <w:basedOn w:val="DefaultParagraphFont"/>
    <w:uiPriority w:val="99"/>
    <w:semiHidden/>
    <w:unhideWhenUsed/>
    <w:qFormat/>
    <w:rsid w:val="009D07EC"/>
    <w:rPr>
      <w:sz w:val="16"/>
      <w:szCs w:val="16"/>
    </w:rPr>
  </w:style>
  <w:style w:type="character" w:customStyle="1" w:styleId="CommentTextChar">
    <w:name w:val="Comment Text Char"/>
    <w:basedOn w:val="DefaultParagraphFont"/>
    <w:link w:val="CommentText"/>
    <w:uiPriority w:val="99"/>
    <w:qFormat/>
    <w:rsid w:val="009D07EC"/>
    <w:rPr>
      <w:rFonts w:ascii="Times Ext Roman" w:eastAsia="Arial Unicode MS" w:hAnsi="Times Ext Roman" w:cs="Times New Roman"/>
      <w:sz w:val="20"/>
      <w:szCs w:val="20"/>
    </w:rPr>
  </w:style>
  <w:style w:type="character" w:customStyle="1" w:styleId="CommentSubjectChar">
    <w:name w:val="Comment Subject Char"/>
    <w:basedOn w:val="CommentTextChar"/>
    <w:link w:val="CommentSubject"/>
    <w:uiPriority w:val="99"/>
    <w:semiHidden/>
    <w:qFormat/>
    <w:rsid w:val="009D07EC"/>
    <w:rPr>
      <w:rFonts w:ascii="Times Ext Roman" w:eastAsia="Arial Unicode MS" w:hAnsi="Times Ext Roman" w:cs="Times New Roman"/>
      <w:b/>
      <w:bCs/>
      <w:sz w:val="20"/>
      <w:szCs w:val="20"/>
    </w:rPr>
  </w:style>
  <w:style w:type="character" w:customStyle="1" w:styleId="EndnoteTextChar">
    <w:name w:val="Endnote Text Char"/>
    <w:basedOn w:val="DefaultParagraphFont"/>
    <w:link w:val="EndnoteText"/>
    <w:uiPriority w:val="99"/>
    <w:qFormat/>
    <w:rsid w:val="009D07EC"/>
    <w:rPr>
      <w:rFonts w:ascii="Times Ext Roman" w:eastAsia="Calibri" w:hAnsi="Times Ext Roman" w:cs="Arial"/>
      <w:sz w:val="20"/>
    </w:rPr>
  </w:style>
  <w:style w:type="character" w:customStyle="1" w:styleId="EndnoteCharacters">
    <w:name w:val="Endnote Characters"/>
    <w:uiPriority w:val="99"/>
    <w:semiHidden/>
    <w:unhideWhenUsed/>
    <w:qFormat/>
    <w:rsid w:val="009D07EC"/>
    <w:rPr>
      <w:vertAlign w:val="superscript"/>
    </w:rPr>
  </w:style>
  <w:style w:type="character" w:styleId="EndnoteReference">
    <w:name w:val="endnote reference"/>
    <w:rsid w:val="009D07EC"/>
    <w:rPr>
      <w:vertAlign w:val="superscript"/>
    </w:rPr>
  </w:style>
  <w:style w:type="character" w:customStyle="1" w:styleId="linenumber1">
    <w:name w:val="line number1"/>
    <w:qFormat/>
    <w:rsid w:val="009D07EC"/>
  </w:style>
  <w:style w:type="character" w:styleId="LineNumber">
    <w:name w:val="line number"/>
    <w:rsid w:val="009D07EC"/>
  </w:style>
  <w:style w:type="paragraph" w:customStyle="1" w:styleId="Heading">
    <w:name w:val="Heading"/>
    <w:basedOn w:val="Normal"/>
    <w:next w:val="BodyText"/>
    <w:qFormat/>
    <w:rsid w:val="009D07EC"/>
    <w:pPr>
      <w:keepNext/>
      <w:spacing w:before="240" w:after="120"/>
    </w:pPr>
    <w:rPr>
      <w:rFonts w:ascii="Adobe Caslon Pro" w:eastAsia="Noto Sans CJK SC" w:hAnsi="Adobe Caslon Pro" w:cs="Lohit Devanagari"/>
      <w:sz w:val="28"/>
      <w:szCs w:val="28"/>
    </w:rPr>
  </w:style>
  <w:style w:type="paragraph" w:styleId="BodyText">
    <w:name w:val="Body Text"/>
    <w:basedOn w:val="Normal"/>
    <w:link w:val="BodyTextChar"/>
    <w:rsid w:val="009D07EC"/>
    <w:pPr>
      <w:spacing w:after="140" w:line="276" w:lineRule="auto"/>
    </w:pPr>
  </w:style>
  <w:style w:type="character" w:customStyle="1" w:styleId="BodyTextChar">
    <w:name w:val="Body Text Char"/>
    <w:basedOn w:val="DefaultParagraphFont"/>
    <w:link w:val="BodyText"/>
    <w:rsid w:val="009D07EC"/>
    <w:rPr>
      <w:rFonts w:ascii="Times Ext Roman" w:eastAsia="Arial Unicode MS" w:hAnsi="Times Ext Roman" w:cs="Times New Roman"/>
      <w:szCs w:val="20"/>
    </w:rPr>
  </w:style>
  <w:style w:type="paragraph" w:styleId="List">
    <w:name w:val="List"/>
    <w:basedOn w:val="BodyText"/>
    <w:rsid w:val="009D07EC"/>
    <w:rPr>
      <w:rFonts w:ascii="Adobe Caslon Pro" w:hAnsi="Adobe Caslon Pro" w:cs="Lohit Devanagari"/>
    </w:rPr>
  </w:style>
  <w:style w:type="paragraph" w:styleId="Caption">
    <w:name w:val="caption"/>
    <w:basedOn w:val="Normal"/>
    <w:qFormat/>
    <w:rsid w:val="009D07EC"/>
    <w:pPr>
      <w:suppressLineNumbers/>
      <w:spacing w:before="120" w:after="120"/>
    </w:pPr>
    <w:rPr>
      <w:rFonts w:cs="Noto Sans Devanagari"/>
      <w:i/>
      <w:iCs/>
      <w:sz w:val="24"/>
      <w:szCs w:val="24"/>
    </w:rPr>
  </w:style>
  <w:style w:type="paragraph" w:customStyle="1" w:styleId="Index">
    <w:name w:val="Index"/>
    <w:basedOn w:val="Normal"/>
    <w:qFormat/>
    <w:rsid w:val="009D07EC"/>
    <w:pPr>
      <w:suppressLineNumbers/>
    </w:pPr>
    <w:rPr>
      <w:rFonts w:ascii="Adobe Caslon Pro" w:hAnsi="Adobe Caslon Pro" w:cs="Lohit Devanagari"/>
    </w:rPr>
  </w:style>
  <w:style w:type="paragraph" w:customStyle="1" w:styleId="caption1">
    <w:name w:val="caption1"/>
    <w:basedOn w:val="Normal"/>
    <w:qFormat/>
    <w:rsid w:val="009D07EC"/>
    <w:pPr>
      <w:suppressLineNumbers/>
      <w:spacing w:before="120" w:after="120"/>
    </w:pPr>
    <w:rPr>
      <w:rFonts w:ascii="Adobe Caslon Pro" w:hAnsi="Adobe Caslon Pro" w:cs="Lohit Devanagari"/>
      <w:i/>
      <w:iCs/>
      <w:sz w:val="24"/>
      <w:szCs w:val="24"/>
    </w:rPr>
  </w:style>
  <w:style w:type="character" w:customStyle="1" w:styleId="FootnoteTextChar1">
    <w:name w:val="Footnote Text Char1"/>
    <w:basedOn w:val="DefaultParagraphFont"/>
    <w:semiHidden/>
    <w:rsid w:val="009D07EC"/>
    <w:rPr>
      <w:rFonts w:ascii="Times Ext Roman" w:eastAsia="Arial Unicode MS" w:hAnsi="Times Ext Roman" w:cs="Times New Roman"/>
      <w:sz w:val="20"/>
      <w:szCs w:val="20"/>
    </w:rPr>
  </w:style>
  <w:style w:type="character" w:customStyle="1" w:styleId="QuoteChar1">
    <w:name w:val="Quote Char1"/>
    <w:basedOn w:val="DefaultParagraphFont"/>
    <w:uiPriority w:val="29"/>
    <w:rsid w:val="009D07EC"/>
    <w:rPr>
      <w:rFonts w:ascii="Times Ext Roman" w:eastAsia="Arial Unicode MS" w:hAnsi="Times Ext Roman" w:cs="Times New Roman"/>
      <w:i/>
      <w:iCs/>
      <w:color w:val="404040" w:themeColor="text1" w:themeTint="BF"/>
      <w:szCs w:val="20"/>
    </w:rPr>
  </w:style>
  <w:style w:type="character" w:customStyle="1" w:styleId="TitleChar1">
    <w:name w:val="Title Char1"/>
    <w:basedOn w:val="DefaultParagraphFont"/>
    <w:uiPriority w:val="10"/>
    <w:rsid w:val="009D07EC"/>
    <w:rPr>
      <w:rFonts w:asciiTheme="majorHAnsi" w:eastAsiaTheme="majorEastAsia" w:hAnsiTheme="majorHAnsi" w:cstheme="majorBidi"/>
      <w:spacing w:val="-10"/>
      <w:kern w:val="28"/>
      <w:sz w:val="56"/>
      <w:szCs w:val="56"/>
    </w:rPr>
  </w:style>
  <w:style w:type="paragraph" w:customStyle="1" w:styleId="EndNoteBibliography">
    <w:name w:val="EndNote Bibliography"/>
    <w:basedOn w:val="Normal"/>
    <w:link w:val="EndNoteBibliographyChar"/>
    <w:qFormat/>
    <w:rsid w:val="009D07EC"/>
    <w:pPr>
      <w:spacing w:line="240" w:lineRule="auto"/>
      <w:ind w:left="720" w:hanging="720"/>
    </w:pPr>
    <w:rPr>
      <w:rFonts w:cs="Times Ext Roman"/>
      <w:sz w:val="20"/>
    </w:rPr>
  </w:style>
  <w:style w:type="paragraph" w:customStyle="1" w:styleId="HeaderandFooter">
    <w:name w:val="Header and Footer"/>
    <w:basedOn w:val="Normal"/>
    <w:qFormat/>
    <w:rsid w:val="009D07EC"/>
  </w:style>
  <w:style w:type="paragraph" w:styleId="Header">
    <w:name w:val="header"/>
    <w:basedOn w:val="Normal"/>
    <w:link w:val="HeaderChar"/>
    <w:uiPriority w:val="99"/>
    <w:unhideWhenUsed/>
    <w:rsid w:val="009D07EC"/>
    <w:pPr>
      <w:tabs>
        <w:tab w:val="clear" w:pos="720"/>
        <w:tab w:val="clear" w:pos="1440"/>
        <w:tab w:val="clear" w:pos="2160"/>
        <w:tab w:val="center" w:pos="4680"/>
        <w:tab w:val="right" w:pos="9360"/>
      </w:tabs>
      <w:spacing w:line="240" w:lineRule="auto"/>
    </w:pPr>
    <w:rPr>
      <w:sz w:val="24"/>
    </w:rPr>
  </w:style>
  <w:style w:type="character" w:customStyle="1" w:styleId="HeaderChar2">
    <w:name w:val="Header Char2"/>
    <w:basedOn w:val="DefaultParagraphFont"/>
    <w:uiPriority w:val="99"/>
    <w:semiHidden/>
    <w:rsid w:val="009D07EC"/>
    <w:rPr>
      <w:rFonts w:ascii="Times Ext Roman" w:eastAsia="Arial Unicode MS" w:hAnsi="Times Ext Roman" w:cs="Times New Roman"/>
      <w:szCs w:val="20"/>
    </w:rPr>
  </w:style>
  <w:style w:type="paragraph" w:styleId="CommentText">
    <w:name w:val="annotation text"/>
    <w:basedOn w:val="Normal"/>
    <w:link w:val="CommentTextChar"/>
    <w:uiPriority w:val="99"/>
    <w:unhideWhenUsed/>
    <w:qFormat/>
    <w:rsid w:val="009D07EC"/>
    <w:pPr>
      <w:spacing w:line="240" w:lineRule="auto"/>
    </w:pPr>
    <w:rPr>
      <w:sz w:val="20"/>
    </w:rPr>
  </w:style>
  <w:style w:type="character" w:customStyle="1" w:styleId="CommentTextChar1">
    <w:name w:val="Comment Text Char1"/>
    <w:basedOn w:val="DefaultParagraphFont"/>
    <w:uiPriority w:val="99"/>
    <w:semiHidden/>
    <w:rsid w:val="009D07EC"/>
    <w:rPr>
      <w:rFonts w:ascii="Times Ext Roman" w:eastAsia="Arial Unicode MS" w:hAnsi="Times Ext Roman" w:cs="Times New Roman"/>
      <w:sz w:val="20"/>
      <w:szCs w:val="20"/>
    </w:rPr>
  </w:style>
  <w:style w:type="paragraph" w:styleId="CommentSubject">
    <w:name w:val="annotation subject"/>
    <w:basedOn w:val="CommentText"/>
    <w:next w:val="CommentText"/>
    <w:link w:val="CommentSubjectChar"/>
    <w:uiPriority w:val="99"/>
    <w:semiHidden/>
    <w:unhideWhenUsed/>
    <w:qFormat/>
    <w:rsid w:val="009D07EC"/>
    <w:rPr>
      <w:b/>
      <w:bCs/>
    </w:rPr>
  </w:style>
  <w:style w:type="character" w:customStyle="1" w:styleId="CommentSubjectChar1">
    <w:name w:val="Comment Subject Char1"/>
    <w:basedOn w:val="CommentTextChar1"/>
    <w:uiPriority w:val="99"/>
    <w:semiHidden/>
    <w:rsid w:val="009D07EC"/>
    <w:rPr>
      <w:rFonts w:ascii="Times Ext Roman" w:eastAsia="Arial Unicode MS" w:hAnsi="Times Ext Roman" w:cs="Times New Roman"/>
      <w:b/>
      <w:bCs/>
      <w:sz w:val="20"/>
      <w:szCs w:val="20"/>
    </w:rPr>
  </w:style>
  <w:style w:type="paragraph" w:styleId="Revision">
    <w:name w:val="Revision"/>
    <w:uiPriority w:val="99"/>
    <w:semiHidden/>
    <w:qFormat/>
    <w:rsid w:val="009D07EC"/>
    <w:pPr>
      <w:suppressAutoHyphens/>
      <w:spacing w:after="0" w:line="240" w:lineRule="auto"/>
    </w:pPr>
    <w:rPr>
      <w:rFonts w:ascii="Times Ext Roman" w:eastAsia="Arial Unicode MS" w:hAnsi="Times Ext Roman" w:cs="Times New Roman"/>
      <w:szCs w:val="20"/>
    </w:rPr>
  </w:style>
  <w:style w:type="paragraph" w:styleId="EndnoteText">
    <w:name w:val="endnote text"/>
    <w:basedOn w:val="Normal"/>
    <w:link w:val="EndnoteTextChar"/>
    <w:uiPriority w:val="99"/>
    <w:unhideWhenUsed/>
    <w:rsid w:val="009D07EC"/>
    <w:pPr>
      <w:widowControl/>
      <w:tabs>
        <w:tab w:val="clear" w:pos="720"/>
        <w:tab w:val="clear" w:pos="1440"/>
        <w:tab w:val="clear" w:pos="2160"/>
      </w:tabs>
      <w:suppressAutoHyphens w:val="0"/>
      <w:spacing w:line="240" w:lineRule="auto"/>
      <w:ind w:firstLine="0"/>
    </w:pPr>
    <w:rPr>
      <w:rFonts w:eastAsia="Calibri" w:cs="Arial"/>
      <w:sz w:val="20"/>
      <w:szCs w:val="22"/>
    </w:rPr>
  </w:style>
  <w:style w:type="character" w:customStyle="1" w:styleId="EndnoteTextChar1">
    <w:name w:val="Endnote Text Char1"/>
    <w:basedOn w:val="DefaultParagraphFont"/>
    <w:uiPriority w:val="99"/>
    <w:semiHidden/>
    <w:rsid w:val="009D07EC"/>
    <w:rPr>
      <w:rFonts w:ascii="Times Ext Roman" w:eastAsia="Arial Unicode MS" w:hAnsi="Times Ext Roman" w:cs="Times New Roman"/>
      <w:sz w:val="20"/>
      <w:szCs w:val="20"/>
    </w:rPr>
  </w:style>
  <w:style w:type="character" w:styleId="FollowedHyperlink">
    <w:name w:val="FollowedHyperlink"/>
    <w:basedOn w:val="DefaultParagraphFont"/>
    <w:uiPriority w:val="99"/>
    <w:semiHidden/>
    <w:unhideWhenUsed/>
    <w:rsid w:val="009D07EC"/>
    <w:rPr>
      <w:color w:val="800080" w:themeColor="followedHyperlink"/>
      <w:u w:val="single"/>
    </w:rPr>
  </w:style>
  <w:style w:type="paragraph" w:customStyle="1" w:styleId="EndNoteBibliographyTitle">
    <w:name w:val="EndNote Bibliography Title"/>
    <w:basedOn w:val="Normal"/>
    <w:link w:val="EndNoteBibliographyTitleChar"/>
    <w:rsid w:val="009D07EC"/>
    <w:pPr>
      <w:jc w:val="center"/>
    </w:pPr>
    <w:rPr>
      <w:rFonts w:cs="Times Ext Roman"/>
      <w:noProof/>
      <w:sz w:val="20"/>
    </w:rPr>
  </w:style>
  <w:style w:type="character" w:customStyle="1" w:styleId="EndNoteBibliographyTitleChar">
    <w:name w:val="EndNote Bibliography Title Char"/>
    <w:basedOn w:val="FootnoteTextChar"/>
    <w:link w:val="EndNoteBibliographyTitle"/>
    <w:rsid w:val="009D07EC"/>
    <w:rPr>
      <w:rFonts w:ascii="Times Ext Roman" w:eastAsia="Arial Unicode MS" w:hAnsi="Times Ext Roman" w:cs="Times Ext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vachana.sanchaya.net/"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times%20ext%20roman%20macr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times ext roman macron.dotx</Template>
  <TotalTime>101</TotalTime>
  <Pages>1</Pages>
  <Words>9165</Words>
  <Characters>52245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University of South Florida</Company>
  <LinksUpToDate>false</LinksUpToDate>
  <CharactersWithSpaces>61288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 Ben-Herut</cp:lastModifiedBy>
  <cp:revision>7</cp:revision>
  <dcterms:created xsi:type="dcterms:W3CDTF">2024-03-28T19:23:00Z</dcterms:created>
  <dcterms:modified xsi:type="dcterms:W3CDTF">2024-03-31T21:02:00Z</dcterms:modified>
</cp:coreProperties>
</file>